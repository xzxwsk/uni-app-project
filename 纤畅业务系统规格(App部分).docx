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893272" w14:textId="77777777" w:rsidR="00525B9F" w:rsidRDefault="00311245">
      <w:pPr>
        <w:pStyle w:val="TOC1"/>
        <w:tabs>
          <w:tab w:val="left" w:pos="840"/>
          <w:tab w:val="right" w:leader="dot" w:pos="8296"/>
        </w:tabs>
        <w:rPr>
          <w:noProof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fldChar w:fldCharType="begin"/>
      </w:r>
      <w:r w:rsidR="00A32E79">
        <w:rPr>
          <w:rFonts w:ascii="宋体" w:eastAsia="宋体" w:hAnsi="宋体" w:cs="宋体" w:hint="eastAsia"/>
          <w:noProof/>
          <w:kern w:val="0"/>
          <w:sz w:val="24"/>
          <w:szCs w:val="24"/>
        </w:rPr>
        <w:instrText>TOC \o "1-3" \h \z \u</w:instrText>
      </w:r>
      <w:r>
        <w:rPr>
          <w:rFonts w:ascii="宋体" w:eastAsia="宋体" w:hAnsi="宋体" w:cs="宋体"/>
          <w:noProof/>
          <w:kern w:val="0"/>
          <w:sz w:val="24"/>
          <w:szCs w:val="24"/>
        </w:rPr>
        <w:fldChar w:fldCharType="separate"/>
      </w:r>
      <w:hyperlink w:anchor="_Toc17301011" w:history="1"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一．</w:t>
        </w:r>
        <w:r w:rsidR="00525B9F">
          <w:rPr>
            <w:noProof/>
          </w:rPr>
          <w:tab/>
        </w:r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一般性规则</w:t>
        </w:r>
        <w:r w:rsidR="00525B9F">
          <w:rPr>
            <w:noProof/>
            <w:webHidden/>
          </w:rPr>
          <w:tab/>
        </w:r>
        <w:r w:rsidR="00525B9F">
          <w:rPr>
            <w:noProof/>
            <w:webHidden/>
          </w:rPr>
          <w:fldChar w:fldCharType="begin"/>
        </w:r>
        <w:r w:rsidR="00525B9F">
          <w:rPr>
            <w:noProof/>
            <w:webHidden/>
          </w:rPr>
          <w:instrText xml:space="preserve"> PAGEREF _Toc17301011 \h </w:instrText>
        </w:r>
        <w:r w:rsidR="00525B9F">
          <w:rPr>
            <w:noProof/>
            <w:webHidden/>
          </w:rPr>
        </w:r>
        <w:r w:rsidR="00525B9F">
          <w:rPr>
            <w:noProof/>
            <w:webHidden/>
          </w:rPr>
          <w:fldChar w:fldCharType="separate"/>
        </w:r>
        <w:r w:rsidR="00525B9F">
          <w:rPr>
            <w:noProof/>
            <w:webHidden/>
          </w:rPr>
          <w:t>2</w:t>
        </w:r>
        <w:r w:rsidR="00525B9F">
          <w:rPr>
            <w:noProof/>
            <w:webHidden/>
          </w:rPr>
          <w:fldChar w:fldCharType="end"/>
        </w:r>
      </w:hyperlink>
    </w:p>
    <w:p w14:paraId="4661180E" w14:textId="77777777" w:rsidR="00525B9F" w:rsidRDefault="00AC5143">
      <w:pPr>
        <w:pStyle w:val="TOC1"/>
        <w:tabs>
          <w:tab w:val="left" w:pos="840"/>
          <w:tab w:val="right" w:leader="dot" w:pos="8296"/>
        </w:tabs>
        <w:rPr>
          <w:noProof/>
        </w:rPr>
      </w:pPr>
      <w:hyperlink w:anchor="_Toc17301012" w:history="1"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二．</w:t>
        </w:r>
        <w:r w:rsidR="00525B9F">
          <w:rPr>
            <w:noProof/>
          </w:rPr>
          <w:tab/>
        </w:r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系统登录</w:t>
        </w:r>
        <w:r w:rsidR="00525B9F">
          <w:rPr>
            <w:noProof/>
            <w:webHidden/>
          </w:rPr>
          <w:tab/>
        </w:r>
        <w:r w:rsidR="00525B9F">
          <w:rPr>
            <w:noProof/>
            <w:webHidden/>
          </w:rPr>
          <w:fldChar w:fldCharType="begin"/>
        </w:r>
        <w:r w:rsidR="00525B9F">
          <w:rPr>
            <w:noProof/>
            <w:webHidden/>
          </w:rPr>
          <w:instrText xml:space="preserve"> PAGEREF _Toc17301012 \h </w:instrText>
        </w:r>
        <w:r w:rsidR="00525B9F">
          <w:rPr>
            <w:noProof/>
            <w:webHidden/>
          </w:rPr>
        </w:r>
        <w:r w:rsidR="00525B9F">
          <w:rPr>
            <w:noProof/>
            <w:webHidden/>
          </w:rPr>
          <w:fldChar w:fldCharType="separate"/>
        </w:r>
        <w:r w:rsidR="00525B9F">
          <w:rPr>
            <w:noProof/>
            <w:webHidden/>
          </w:rPr>
          <w:t>2</w:t>
        </w:r>
        <w:r w:rsidR="00525B9F">
          <w:rPr>
            <w:noProof/>
            <w:webHidden/>
          </w:rPr>
          <w:fldChar w:fldCharType="end"/>
        </w:r>
      </w:hyperlink>
    </w:p>
    <w:p w14:paraId="15E4A65B" w14:textId="77777777" w:rsidR="00525B9F" w:rsidRDefault="00AC5143">
      <w:pPr>
        <w:pStyle w:val="TOC1"/>
        <w:tabs>
          <w:tab w:val="left" w:pos="840"/>
          <w:tab w:val="right" w:leader="dot" w:pos="8296"/>
        </w:tabs>
        <w:rPr>
          <w:noProof/>
        </w:rPr>
      </w:pPr>
      <w:hyperlink w:anchor="_Toc17301013" w:history="1"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三．</w:t>
        </w:r>
        <w:r w:rsidR="00525B9F">
          <w:rPr>
            <w:noProof/>
          </w:rPr>
          <w:tab/>
        </w:r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首页（商品展示）</w:t>
        </w:r>
        <w:r w:rsidR="00525B9F">
          <w:rPr>
            <w:noProof/>
            <w:webHidden/>
          </w:rPr>
          <w:tab/>
        </w:r>
        <w:r w:rsidR="00525B9F">
          <w:rPr>
            <w:noProof/>
            <w:webHidden/>
          </w:rPr>
          <w:fldChar w:fldCharType="begin"/>
        </w:r>
        <w:r w:rsidR="00525B9F">
          <w:rPr>
            <w:noProof/>
            <w:webHidden/>
          </w:rPr>
          <w:instrText xml:space="preserve"> PAGEREF _Toc17301013 \h </w:instrText>
        </w:r>
        <w:r w:rsidR="00525B9F">
          <w:rPr>
            <w:noProof/>
            <w:webHidden/>
          </w:rPr>
        </w:r>
        <w:r w:rsidR="00525B9F">
          <w:rPr>
            <w:noProof/>
            <w:webHidden/>
          </w:rPr>
          <w:fldChar w:fldCharType="separate"/>
        </w:r>
        <w:r w:rsidR="00525B9F">
          <w:rPr>
            <w:noProof/>
            <w:webHidden/>
          </w:rPr>
          <w:t>3</w:t>
        </w:r>
        <w:r w:rsidR="00525B9F">
          <w:rPr>
            <w:noProof/>
            <w:webHidden/>
          </w:rPr>
          <w:fldChar w:fldCharType="end"/>
        </w:r>
      </w:hyperlink>
    </w:p>
    <w:p w14:paraId="7FCEBFA8" w14:textId="77777777" w:rsidR="00525B9F" w:rsidRDefault="00AC5143">
      <w:pPr>
        <w:pStyle w:val="TOC1"/>
        <w:tabs>
          <w:tab w:val="left" w:pos="840"/>
          <w:tab w:val="right" w:leader="dot" w:pos="8296"/>
        </w:tabs>
        <w:rPr>
          <w:noProof/>
        </w:rPr>
      </w:pPr>
      <w:hyperlink w:anchor="_Toc17301014" w:history="1"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四．</w:t>
        </w:r>
        <w:r w:rsidR="00525B9F">
          <w:rPr>
            <w:noProof/>
          </w:rPr>
          <w:tab/>
        </w:r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商品详情</w:t>
        </w:r>
        <w:r w:rsidR="00525B9F">
          <w:rPr>
            <w:noProof/>
            <w:webHidden/>
          </w:rPr>
          <w:tab/>
        </w:r>
        <w:r w:rsidR="00525B9F">
          <w:rPr>
            <w:noProof/>
            <w:webHidden/>
          </w:rPr>
          <w:fldChar w:fldCharType="begin"/>
        </w:r>
        <w:r w:rsidR="00525B9F">
          <w:rPr>
            <w:noProof/>
            <w:webHidden/>
          </w:rPr>
          <w:instrText xml:space="preserve"> PAGEREF _Toc17301014 \h </w:instrText>
        </w:r>
        <w:r w:rsidR="00525B9F">
          <w:rPr>
            <w:noProof/>
            <w:webHidden/>
          </w:rPr>
        </w:r>
        <w:r w:rsidR="00525B9F">
          <w:rPr>
            <w:noProof/>
            <w:webHidden/>
          </w:rPr>
          <w:fldChar w:fldCharType="separate"/>
        </w:r>
        <w:r w:rsidR="00525B9F">
          <w:rPr>
            <w:noProof/>
            <w:webHidden/>
          </w:rPr>
          <w:t>4</w:t>
        </w:r>
        <w:r w:rsidR="00525B9F">
          <w:rPr>
            <w:noProof/>
            <w:webHidden/>
          </w:rPr>
          <w:fldChar w:fldCharType="end"/>
        </w:r>
      </w:hyperlink>
    </w:p>
    <w:p w14:paraId="399B7EA0" w14:textId="77777777" w:rsidR="00525B9F" w:rsidRDefault="00AC5143">
      <w:pPr>
        <w:pStyle w:val="TOC1"/>
        <w:tabs>
          <w:tab w:val="left" w:pos="840"/>
          <w:tab w:val="right" w:leader="dot" w:pos="8296"/>
        </w:tabs>
        <w:rPr>
          <w:noProof/>
        </w:rPr>
      </w:pPr>
      <w:hyperlink w:anchor="_Toc17301015" w:history="1"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五．</w:t>
        </w:r>
        <w:r w:rsidR="00525B9F">
          <w:rPr>
            <w:noProof/>
          </w:rPr>
          <w:tab/>
        </w:r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查看购物车</w:t>
        </w:r>
        <w:r w:rsidR="00525B9F">
          <w:rPr>
            <w:noProof/>
            <w:webHidden/>
          </w:rPr>
          <w:tab/>
        </w:r>
        <w:r w:rsidR="00525B9F">
          <w:rPr>
            <w:noProof/>
            <w:webHidden/>
          </w:rPr>
          <w:fldChar w:fldCharType="begin"/>
        </w:r>
        <w:r w:rsidR="00525B9F">
          <w:rPr>
            <w:noProof/>
            <w:webHidden/>
          </w:rPr>
          <w:instrText xml:space="preserve"> PAGEREF _Toc17301015 \h </w:instrText>
        </w:r>
        <w:r w:rsidR="00525B9F">
          <w:rPr>
            <w:noProof/>
            <w:webHidden/>
          </w:rPr>
        </w:r>
        <w:r w:rsidR="00525B9F">
          <w:rPr>
            <w:noProof/>
            <w:webHidden/>
          </w:rPr>
          <w:fldChar w:fldCharType="separate"/>
        </w:r>
        <w:r w:rsidR="00525B9F">
          <w:rPr>
            <w:noProof/>
            <w:webHidden/>
          </w:rPr>
          <w:t>4</w:t>
        </w:r>
        <w:r w:rsidR="00525B9F">
          <w:rPr>
            <w:noProof/>
            <w:webHidden/>
          </w:rPr>
          <w:fldChar w:fldCharType="end"/>
        </w:r>
      </w:hyperlink>
    </w:p>
    <w:p w14:paraId="1D559DDD" w14:textId="77777777" w:rsidR="00525B9F" w:rsidRDefault="00AC5143">
      <w:pPr>
        <w:pStyle w:val="TOC1"/>
        <w:tabs>
          <w:tab w:val="left" w:pos="840"/>
          <w:tab w:val="right" w:leader="dot" w:pos="8296"/>
        </w:tabs>
        <w:rPr>
          <w:noProof/>
        </w:rPr>
      </w:pPr>
      <w:hyperlink w:anchor="_Toc17301016" w:history="1"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六．</w:t>
        </w:r>
        <w:r w:rsidR="00525B9F">
          <w:rPr>
            <w:noProof/>
          </w:rPr>
          <w:tab/>
        </w:r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生成订单</w:t>
        </w:r>
        <w:r w:rsidR="00525B9F">
          <w:rPr>
            <w:noProof/>
            <w:webHidden/>
          </w:rPr>
          <w:tab/>
        </w:r>
        <w:r w:rsidR="00525B9F">
          <w:rPr>
            <w:noProof/>
            <w:webHidden/>
          </w:rPr>
          <w:fldChar w:fldCharType="begin"/>
        </w:r>
        <w:r w:rsidR="00525B9F">
          <w:rPr>
            <w:noProof/>
            <w:webHidden/>
          </w:rPr>
          <w:instrText xml:space="preserve"> PAGEREF _Toc17301016 \h </w:instrText>
        </w:r>
        <w:r w:rsidR="00525B9F">
          <w:rPr>
            <w:noProof/>
            <w:webHidden/>
          </w:rPr>
        </w:r>
        <w:r w:rsidR="00525B9F">
          <w:rPr>
            <w:noProof/>
            <w:webHidden/>
          </w:rPr>
          <w:fldChar w:fldCharType="separate"/>
        </w:r>
        <w:r w:rsidR="00525B9F">
          <w:rPr>
            <w:noProof/>
            <w:webHidden/>
          </w:rPr>
          <w:t>5</w:t>
        </w:r>
        <w:r w:rsidR="00525B9F">
          <w:rPr>
            <w:noProof/>
            <w:webHidden/>
          </w:rPr>
          <w:fldChar w:fldCharType="end"/>
        </w:r>
      </w:hyperlink>
    </w:p>
    <w:p w14:paraId="7895E3AD" w14:textId="77777777" w:rsidR="00525B9F" w:rsidRDefault="00AC5143">
      <w:pPr>
        <w:pStyle w:val="TOC1"/>
        <w:tabs>
          <w:tab w:val="left" w:pos="840"/>
          <w:tab w:val="right" w:leader="dot" w:pos="8296"/>
        </w:tabs>
        <w:rPr>
          <w:noProof/>
        </w:rPr>
      </w:pPr>
      <w:hyperlink w:anchor="_Toc17301017" w:history="1"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七．</w:t>
        </w:r>
        <w:r w:rsidR="00525B9F">
          <w:rPr>
            <w:noProof/>
          </w:rPr>
          <w:tab/>
        </w:r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收货地址维护</w:t>
        </w:r>
        <w:r w:rsidR="00525B9F">
          <w:rPr>
            <w:noProof/>
            <w:webHidden/>
          </w:rPr>
          <w:tab/>
        </w:r>
        <w:r w:rsidR="00525B9F">
          <w:rPr>
            <w:noProof/>
            <w:webHidden/>
          </w:rPr>
          <w:fldChar w:fldCharType="begin"/>
        </w:r>
        <w:r w:rsidR="00525B9F">
          <w:rPr>
            <w:noProof/>
            <w:webHidden/>
          </w:rPr>
          <w:instrText xml:space="preserve"> PAGEREF _Toc17301017 \h </w:instrText>
        </w:r>
        <w:r w:rsidR="00525B9F">
          <w:rPr>
            <w:noProof/>
            <w:webHidden/>
          </w:rPr>
        </w:r>
        <w:r w:rsidR="00525B9F">
          <w:rPr>
            <w:noProof/>
            <w:webHidden/>
          </w:rPr>
          <w:fldChar w:fldCharType="separate"/>
        </w:r>
        <w:r w:rsidR="00525B9F">
          <w:rPr>
            <w:noProof/>
            <w:webHidden/>
          </w:rPr>
          <w:t>7</w:t>
        </w:r>
        <w:r w:rsidR="00525B9F">
          <w:rPr>
            <w:noProof/>
            <w:webHidden/>
          </w:rPr>
          <w:fldChar w:fldCharType="end"/>
        </w:r>
      </w:hyperlink>
    </w:p>
    <w:p w14:paraId="294C4D20" w14:textId="77777777" w:rsidR="00525B9F" w:rsidRDefault="00AC5143">
      <w:pPr>
        <w:pStyle w:val="TOC1"/>
        <w:tabs>
          <w:tab w:val="left" w:pos="840"/>
          <w:tab w:val="right" w:leader="dot" w:pos="8296"/>
        </w:tabs>
        <w:rPr>
          <w:noProof/>
        </w:rPr>
      </w:pPr>
      <w:hyperlink w:anchor="_Toc17301018" w:history="1"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八．</w:t>
        </w:r>
        <w:r w:rsidR="00525B9F">
          <w:rPr>
            <w:noProof/>
          </w:rPr>
          <w:tab/>
        </w:r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我的单据</w:t>
        </w:r>
        <w:r w:rsidR="00525B9F">
          <w:rPr>
            <w:noProof/>
            <w:webHidden/>
          </w:rPr>
          <w:tab/>
        </w:r>
        <w:r w:rsidR="00525B9F">
          <w:rPr>
            <w:noProof/>
            <w:webHidden/>
          </w:rPr>
          <w:fldChar w:fldCharType="begin"/>
        </w:r>
        <w:r w:rsidR="00525B9F">
          <w:rPr>
            <w:noProof/>
            <w:webHidden/>
          </w:rPr>
          <w:instrText xml:space="preserve"> PAGEREF _Toc17301018 \h </w:instrText>
        </w:r>
        <w:r w:rsidR="00525B9F">
          <w:rPr>
            <w:noProof/>
            <w:webHidden/>
          </w:rPr>
        </w:r>
        <w:r w:rsidR="00525B9F">
          <w:rPr>
            <w:noProof/>
            <w:webHidden/>
          </w:rPr>
          <w:fldChar w:fldCharType="separate"/>
        </w:r>
        <w:r w:rsidR="00525B9F">
          <w:rPr>
            <w:noProof/>
            <w:webHidden/>
          </w:rPr>
          <w:t>8</w:t>
        </w:r>
        <w:r w:rsidR="00525B9F">
          <w:rPr>
            <w:noProof/>
            <w:webHidden/>
          </w:rPr>
          <w:fldChar w:fldCharType="end"/>
        </w:r>
      </w:hyperlink>
    </w:p>
    <w:p w14:paraId="6F37800A" w14:textId="77777777" w:rsidR="00525B9F" w:rsidRDefault="00AC5143">
      <w:pPr>
        <w:pStyle w:val="TOC1"/>
        <w:tabs>
          <w:tab w:val="left" w:pos="840"/>
          <w:tab w:val="right" w:leader="dot" w:pos="8296"/>
        </w:tabs>
        <w:rPr>
          <w:noProof/>
        </w:rPr>
      </w:pPr>
      <w:hyperlink w:anchor="_Toc17301019" w:history="1"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九．</w:t>
        </w:r>
        <w:r w:rsidR="00525B9F">
          <w:rPr>
            <w:noProof/>
          </w:rPr>
          <w:tab/>
        </w:r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我录入的订单</w:t>
        </w:r>
        <w:r w:rsidR="00525B9F">
          <w:rPr>
            <w:noProof/>
            <w:webHidden/>
          </w:rPr>
          <w:tab/>
        </w:r>
        <w:r w:rsidR="00525B9F">
          <w:rPr>
            <w:noProof/>
            <w:webHidden/>
          </w:rPr>
          <w:fldChar w:fldCharType="begin"/>
        </w:r>
        <w:r w:rsidR="00525B9F">
          <w:rPr>
            <w:noProof/>
            <w:webHidden/>
          </w:rPr>
          <w:instrText xml:space="preserve"> PAGEREF _Toc17301019 \h </w:instrText>
        </w:r>
        <w:r w:rsidR="00525B9F">
          <w:rPr>
            <w:noProof/>
            <w:webHidden/>
          </w:rPr>
        </w:r>
        <w:r w:rsidR="00525B9F">
          <w:rPr>
            <w:noProof/>
            <w:webHidden/>
          </w:rPr>
          <w:fldChar w:fldCharType="separate"/>
        </w:r>
        <w:r w:rsidR="00525B9F">
          <w:rPr>
            <w:noProof/>
            <w:webHidden/>
          </w:rPr>
          <w:t>9</w:t>
        </w:r>
        <w:r w:rsidR="00525B9F">
          <w:rPr>
            <w:noProof/>
            <w:webHidden/>
          </w:rPr>
          <w:fldChar w:fldCharType="end"/>
        </w:r>
      </w:hyperlink>
    </w:p>
    <w:p w14:paraId="3F380169" w14:textId="77777777" w:rsidR="00525B9F" w:rsidRDefault="00AC5143">
      <w:pPr>
        <w:pStyle w:val="TOC1"/>
        <w:tabs>
          <w:tab w:val="left" w:pos="840"/>
          <w:tab w:val="right" w:leader="dot" w:pos="8296"/>
        </w:tabs>
        <w:rPr>
          <w:noProof/>
        </w:rPr>
      </w:pPr>
      <w:hyperlink w:anchor="_Toc17301020" w:history="1"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十．</w:t>
        </w:r>
        <w:r w:rsidR="00525B9F">
          <w:rPr>
            <w:noProof/>
          </w:rPr>
          <w:tab/>
        </w:r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我录入的付款单</w:t>
        </w:r>
        <w:r w:rsidR="00525B9F">
          <w:rPr>
            <w:noProof/>
            <w:webHidden/>
          </w:rPr>
          <w:tab/>
        </w:r>
        <w:r w:rsidR="00525B9F">
          <w:rPr>
            <w:noProof/>
            <w:webHidden/>
          </w:rPr>
          <w:fldChar w:fldCharType="begin"/>
        </w:r>
        <w:r w:rsidR="00525B9F">
          <w:rPr>
            <w:noProof/>
            <w:webHidden/>
          </w:rPr>
          <w:instrText xml:space="preserve"> PAGEREF _Toc17301020 \h </w:instrText>
        </w:r>
        <w:r w:rsidR="00525B9F">
          <w:rPr>
            <w:noProof/>
            <w:webHidden/>
          </w:rPr>
        </w:r>
        <w:r w:rsidR="00525B9F">
          <w:rPr>
            <w:noProof/>
            <w:webHidden/>
          </w:rPr>
          <w:fldChar w:fldCharType="separate"/>
        </w:r>
        <w:r w:rsidR="00525B9F">
          <w:rPr>
            <w:noProof/>
            <w:webHidden/>
          </w:rPr>
          <w:t>11</w:t>
        </w:r>
        <w:r w:rsidR="00525B9F">
          <w:rPr>
            <w:noProof/>
            <w:webHidden/>
          </w:rPr>
          <w:fldChar w:fldCharType="end"/>
        </w:r>
      </w:hyperlink>
    </w:p>
    <w:p w14:paraId="629AE3B2" w14:textId="77777777" w:rsidR="00525B9F" w:rsidRDefault="00AC5143">
      <w:pPr>
        <w:pStyle w:val="TOC1"/>
        <w:tabs>
          <w:tab w:val="left" w:pos="1050"/>
          <w:tab w:val="right" w:leader="dot" w:pos="8296"/>
        </w:tabs>
        <w:rPr>
          <w:noProof/>
        </w:rPr>
      </w:pPr>
      <w:hyperlink w:anchor="_Toc17301021" w:history="1"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十一．</w:t>
        </w:r>
        <w:r w:rsidR="00525B9F">
          <w:rPr>
            <w:noProof/>
          </w:rPr>
          <w:tab/>
        </w:r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我录入的退款单</w:t>
        </w:r>
        <w:r w:rsidR="00525B9F">
          <w:rPr>
            <w:noProof/>
            <w:webHidden/>
          </w:rPr>
          <w:tab/>
        </w:r>
        <w:r w:rsidR="00525B9F">
          <w:rPr>
            <w:noProof/>
            <w:webHidden/>
          </w:rPr>
          <w:fldChar w:fldCharType="begin"/>
        </w:r>
        <w:r w:rsidR="00525B9F">
          <w:rPr>
            <w:noProof/>
            <w:webHidden/>
          </w:rPr>
          <w:instrText xml:space="preserve"> PAGEREF _Toc17301021 \h </w:instrText>
        </w:r>
        <w:r w:rsidR="00525B9F">
          <w:rPr>
            <w:noProof/>
            <w:webHidden/>
          </w:rPr>
        </w:r>
        <w:r w:rsidR="00525B9F">
          <w:rPr>
            <w:noProof/>
            <w:webHidden/>
          </w:rPr>
          <w:fldChar w:fldCharType="separate"/>
        </w:r>
        <w:r w:rsidR="00525B9F">
          <w:rPr>
            <w:noProof/>
            <w:webHidden/>
          </w:rPr>
          <w:t>14</w:t>
        </w:r>
        <w:r w:rsidR="00525B9F">
          <w:rPr>
            <w:noProof/>
            <w:webHidden/>
          </w:rPr>
          <w:fldChar w:fldCharType="end"/>
        </w:r>
      </w:hyperlink>
    </w:p>
    <w:p w14:paraId="6B1E1999" w14:textId="77777777" w:rsidR="00525B9F" w:rsidRDefault="00AC5143">
      <w:pPr>
        <w:pStyle w:val="TOC1"/>
        <w:tabs>
          <w:tab w:val="left" w:pos="1050"/>
          <w:tab w:val="right" w:leader="dot" w:pos="8296"/>
        </w:tabs>
        <w:rPr>
          <w:noProof/>
        </w:rPr>
      </w:pPr>
      <w:hyperlink w:anchor="_Toc17301022" w:history="1"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十二．</w:t>
        </w:r>
        <w:r w:rsidR="00525B9F">
          <w:rPr>
            <w:noProof/>
          </w:rPr>
          <w:tab/>
        </w:r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我收到的单据</w:t>
        </w:r>
        <w:r w:rsidR="00525B9F">
          <w:rPr>
            <w:noProof/>
            <w:webHidden/>
          </w:rPr>
          <w:tab/>
        </w:r>
        <w:r w:rsidR="00525B9F">
          <w:rPr>
            <w:noProof/>
            <w:webHidden/>
          </w:rPr>
          <w:fldChar w:fldCharType="begin"/>
        </w:r>
        <w:r w:rsidR="00525B9F">
          <w:rPr>
            <w:noProof/>
            <w:webHidden/>
          </w:rPr>
          <w:instrText xml:space="preserve"> PAGEREF _Toc17301022 \h </w:instrText>
        </w:r>
        <w:r w:rsidR="00525B9F">
          <w:rPr>
            <w:noProof/>
            <w:webHidden/>
          </w:rPr>
        </w:r>
        <w:r w:rsidR="00525B9F">
          <w:rPr>
            <w:noProof/>
            <w:webHidden/>
          </w:rPr>
          <w:fldChar w:fldCharType="separate"/>
        </w:r>
        <w:r w:rsidR="00525B9F">
          <w:rPr>
            <w:noProof/>
            <w:webHidden/>
          </w:rPr>
          <w:t>16</w:t>
        </w:r>
        <w:r w:rsidR="00525B9F">
          <w:rPr>
            <w:noProof/>
            <w:webHidden/>
          </w:rPr>
          <w:fldChar w:fldCharType="end"/>
        </w:r>
      </w:hyperlink>
    </w:p>
    <w:p w14:paraId="7CC8FF09" w14:textId="77777777" w:rsidR="00525B9F" w:rsidRDefault="00AC5143">
      <w:pPr>
        <w:pStyle w:val="TOC1"/>
        <w:tabs>
          <w:tab w:val="left" w:pos="1050"/>
          <w:tab w:val="right" w:leader="dot" w:pos="8296"/>
        </w:tabs>
        <w:rPr>
          <w:noProof/>
        </w:rPr>
      </w:pPr>
      <w:hyperlink w:anchor="_Toc17301023" w:history="1"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十三．</w:t>
        </w:r>
        <w:r w:rsidR="00525B9F">
          <w:rPr>
            <w:noProof/>
          </w:rPr>
          <w:tab/>
        </w:r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我收到的订单</w:t>
        </w:r>
        <w:r w:rsidR="00525B9F">
          <w:rPr>
            <w:noProof/>
            <w:webHidden/>
          </w:rPr>
          <w:tab/>
        </w:r>
        <w:r w:rsidR="00525B9F">
          <w:rPr>
            <w:noProof/>
            <w:webHidden/>
          </w:rPr>
          <w:fldChar w:fldCharType="begin"/>
        </w:r>
        <w:r w:rsidR="00525B9F">
          <w:rPr>
            <w:noProof/>
            <w:webHidden/>
          </w:rPr>
          <w:instrText xml:space="preserve"> PAGEREF _Toc17301023 \h </w:instrText>
        </w:r>
        <w:r w:rsidR="00525B9F">
          <w:rPr>
            <w:noProof/>
            <w:webHidden/>
          </w:rPr>
        </w:r>
        <w:r w:rsidR="00525B9F">
          <w:rPr>
            <w:noProof/>
            <w:webHidden/>
          </w:rPr>
          <w:fldChar w:fldCharType="separate"/>
        </w:r>
        <w:r w:rsidR="00525B9F">
          <w:rPr>
            <w:noProof/>
            <w:webHidden/>
          </w:rPr>
          <w:t>17</w:t>
        </w:r>
        <w:r w:rsidR="00525B9F">
          <w:rPr>
            <w:noProof/>
            <w:webHidden/>
          </w:rPr>
          <w:fldChar w:fldCharType="end"/>
        </w:r>
      </w:hyperlink>
    </w:p>
    <w:p w14:paraId="45ECF13C" w14:textId="77777777" w:rsidR="00525B9F" w:rsidRDefault="00AC5143">
      <w:pPr>
        <w:pStyle w:val="TOC1"/>
        <w:tabs>
          <w:tab w:val="left" w:pos="1050"/>
          <w:tab w:val="right" w:leader="dot" w:pos="8296"/>
        </w:tabs>
        <w:rPr>
          <w:noProof/>
        </w:rPr>
      </w:pPr>
      <w:hyperlink w:anchor="_Toc17301024" w:history="1"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十四．</w:t>
        </w:r>
        <w:r w:rsidR="00525B9F">
          <w:rPr>
            <w:noProof/>
          </w:rPr>
          <w:tab/>
        </w:r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我收到的付款单</w:t>
        </w:r>
        <w:r w:rsidR="00525B9F">
          <w:rPr>
            <w:noProof/>
            <w:webHidden/>
          </w:rPr>
          <w:tab/>
        </w:r>
        <w:r w:rsidR="00525B9F">
          <w:rPr>
            <w:noProof/>
            <w:webHidden/>
          </w:rPr>
          <w:fldChar w:fldCharType="begin"/>
        </w:r>
        <w:r w:rsidR="00525B9F">
          <w:rPr>
            <w:noProof/>
            <w:webHidden/>
          </w:rPr>
          <w:instrText xml:space="preserve"> PAGEREF _Toc17301024 \h </w:instrText>
        </w:r>
        <w:r w:rsidR="00525B9F">
          <w:rPr>
            <w:noProof/>
            <w:webHidden/>
          </w:rPr>
        </w:r>
        <w:r w:rsidR="00525B9F">
          <w:rPr>
            <w:noProof/>
            <w:webHidden/>
          </w:rPr>
          <w:fldChar w:fldCharType="separate"/>
        </w:r>
        <w:r w:rsidR="00525B9F">
          <w:rPr>
            <w:noProof/>
            <w:webHidden/>
          </w:rPr>
          <w:t>18</w:t>
        </w:r>
        <w:r w:rsidR="00525B9F">
          <w:rPr>
            <w:noProof/>
            <w:webHidden/>
          </w:rPr>
          <w:fldChar w:fldCharType="end"/>
        </w:r>
      </w:hyperlink>
    </w:p>
    <w:p w14:paraId="2DEF531B" w14:textId="77777777" w:rsidR="00525B9F" w:rsidRDefault="00AC5143">
      <w:pPr>
        <w:pStyle w:val="TOC1"/>
        <w:tabs>
          <w:tab w:val="left" w:pos="1050"/>
          <w:tab w:val="right" w:leader="dot" w:pos="8296"/>
        </w:tabs>
        <w:rPr>
          <w:noProof/>
        </w:rPr>
      </w:pPr>
      <w:hyperlink w:anchor="_Toc17301025" w:history="1"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十五．</w:t>
        </w:r>
        <w:r w:rsidR="00525B9F">
          <w:rPr>
            <w:noProof/>
          </w:rPr>
          <w:tab/>
        </w:r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我收到的退款单</w:t>
        </w:r>
        <w:r w:rsidR="00525B9F">
          <w:rPr>
            <w:noProof/>
            <w:webHidden/>
          </w:rPr>
          <w:tab/>
        </w:r>
        <w:r w:rsidR="00525B9F">
          <w:rPr>
            <w:noProof/>
            <w:webHidden/>
          </w:rPr>
          <w:fldChar w:fldCharType="begin"/>
        </w:r>
        <w:r w:rsidR="00525B9F">
          <w:rPr>
            <w:noProof/>
            <w:webHidden/>
          </w:rPr>
          <w:instrText xml:space="preserve"> PAGEREF _Toc17301025 \h </w:instrText>
        </w:r>
        <w:r w:rsidR="00525B9F">
          <w:rPr>
            <w:noProof/>
            <w:webHidden/>
          </w:rPr>
        </w:r>
        <w:r w:rsidR="00525B9F">
          <w:rPr>
            <w:noProof/>
            <w:webHidden/>
          </w:rPr>
          <w:fldChar w:fldCharType="separate"/>
        </w:r>
        <w:r w:rsidR="00525B9F">
          <w:rPr>
            <w:noProof/>
            <w:webHidden/>
          </w:rPr>
          <w:t>19</w:t>
        </w:r>
        <w:r w:rsidR="00525B9F">
          <w:rPr>
            <w:noProof/>
            <w:webHidden/>
          </w:rPr>
          <w:fldChar w:fldCharType="end"/>
        </w:r>
      </w:hyperlink>
    </w:p>
    <w:p w14:paraId="5153F126" w14:textId="77777777" w:rsidR="00525B9F" w:rsidRDefault="00AC5143">
      <w:pPr>
        <w:pStyle w:val="TOC1"/>
        <w:tabs>
          <w:tab w:val="left" w:pos="1050"/>
          <w:tab w:val="right" w:leader="dot" w:pos="8296"/>
        </w:tabs>
        <w:rPr>
          <w:noProof/>
        </w:rPr>
      </w:pPr>
      <w:hyperlink w:anchor="_Toc17301026" w:history="1"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十六．</w:t>
        </w:r>
        <w:r w:rsidR="00525B9F">
          <w:rPr>
            <w:noProof/>
          </w:rPr>
          <w:tab/>
        </w:r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我收到的注销单</w:t>
        </w:r>
        <w:r w:rsidR="00525B9F">
          <w:rPr>
            <w:noProof/>
            <w:webHidden/>
          </w:rPr>
          <w:tab/>
        </w:r>
        <w:r w:rsidR="00525B9F">
          <w:rPr>
            <w:noProof/>
            <w:webHidden/>
          </w:rPr>
          <w:fldChar w:fldCharType="begin"/>
        </w:r>
        <w:r w:rsidR="00525B9F">
          <w:rPr>
            <w:noProof/>
            <w:webHidden/>
          </w:rPr>
          <w:instrText xml:space="preserve"> PAGEREF _Toc17301026 \h </w:instrText>
        </w:r>
        <w:r w:rsidR="00525B9F">
          <w:rPr>
            <w:noProof/>
            <w:webHidden/>
          </w:rPr>
        </w:r>
        <w:r w:rsidR="00525B9F">
          <w:rPr>
            <w:noProof/>
            <w:webHidden/>
          </w:rPr>
          <w:fldChar w:fldCharType="separate"/>
        </w:r>
        <w:r w:rsidR="00525B9F">
          <w:rPr>
            <w:noProof/>
            <w:webHidden/>
          </w:rPr>
          <w:t>21</w:t>
        </w:r>
        <w:r w:rsidR="00525B9F">
          <w:rPr>
            <w:noProof/>
            <w:webHidden/>
          </w:rPr>
          <w:fldChar w:fldCharType="end"/>
        </w:r>
      </w:hyperlink>
    </w:p>
    <w:p w14:paraId="1C571D71" w14:textId="77777777" w:rsidR="00525B9F" w:rsidRDefault="00AC5143">
      <w:pPr>
        <w:pStyle w:val="TOC1"/>
        <w:tabs>
          <w:tab w:val="left" w:pos="1050"/>
          <w:tab w:val="right" w:leader="dot" w:pos="8296"/>
        </w:tabs>
        <w:rPr>
          <w:noProof/>
        </w:rPr>
      </w:pPr>
      <w:hyperlink w:anchor="_Toc17301027" w:history="1"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十七．</w:t>
        </w:r>
        <w:r w:rsidR="00525B9F">
          <w:rPr>
            <w:noProof/>
          </w:rPr>
          <w:tab/>
        </w:r>
        <w:r w:rsidR="00525B9F" w:rsidRPr="00FD66E1">
          <w:rPr>
            <w:rStyle w:val="a7"/>
            <w:rFonts w:ascii="宋体" w:eastAsia="宋体" w:hAnsi="宋体" w:cs="宋体"/>
            <w:noProof/>
            <w:kern w:val="0"/>
          </w:rPr>
          <w:t>“</w:t>
        </w:r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我的</w:t>
        </w:r>
        <w:r w:rsidR="00525B9F" w:rsidRPr="00FD66E1">
          <w:rPr>
            <w:rStyle w:val="a7"/>
            <w:rFonts w:ascii="宋体" w:eastAsia="宋体" w:hAnsi="宋体" w:cs="宋体"/>
            <w:noProof/>
            <w:kern w:val="0"/>
          </w:rPr>
          <w:t>”</w:t>
        </w:r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页面</w:t>
        </w:r>
        <w:r w:rsidR="00525B9F">
          <w:rPr>
            <w:noProof/>
            <w:webHidden/>
          </w:rPr>
          <w:tab/>
        </w:r>
        <w:r w:rsidR="00525B9F">
          <w:rPr>
            <w:noProof/>
            <w:webHidden/>
          </w:rPr>
          <w:fldChar w:fldCharType="begin"/>
        </w:r>
        <w:r w:rsidR="00525B9F">
          <w:rPr>
            <w:noProof/>
            <w:webHidden/>
          </w:rPr>
          <w:instrText xml:space="preserve"> PAGEREF _Toc17301027 \h </w:instrText>
        </w:r>
        <w:r w:rsidR="00525B9F">
          <w:rPr>
            <w:noProof/>
            <w:webHidden/>
          </w:rPr>
        </w:r>
        <w:r w:rsidR="00525B9F">
          <w:rPr>
            <w:noProof/>
            <w:webHidden/>
          </w:rPr>
          <w:fldChar w:fldCharType="separate"/>
        </w:r>
        <w:r w:rsidR="00525B9F">
          <w:rPr>
            <w:noProof/>
            <w:webHidden/>
          </w:rPr>
          <w:t>22</w:t>
        </w:r>
        <w:r w:rsidR="00525B9F">
          <w:rPr>
            <w:noProof/>
            <w:webHidden/>
          </w:rPr>
          <w:fldChar w:fldCharType="end"/>
        </w:r>
      </w:hyperlink>
    </w:p>
    <w:p w14:paraId="55113B56" w14:textId="77777777" w:rsidR="00525B9F" w:rsidRDefault="00AC5143">
      <w:pPr>
        <w:pStyle w:val="TOC1"/>
        <w:tabs>
          <w:tab w:val="left" w:pos="1050"/>
          <w:tab w:val="right" w:leader="dot" w:pos="8296"/>
        </w:tabs>
        <w:rPr>
          <w:noProof/>
        </w:rPr>
      </w:pPr>
      <w:hyperlink w:anchor="_Toc17301028" w:history="1"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十八．</w:t>
        </w:r>
        <w:r w:rsidR="00525B9F">
          <w:rPr>
            <w:noProof/>
          </w:rPr>
          <w:tab/>
        </w:r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经销商基本信息</w:t>
        </w:r>
        <w:r w:rsidR="00525B9F">
          <w:rPr>
            <w:noProof/>
            <w:webHidden/>
          </w:rPr>
          <w:tab/>
        </w:r>
        <w:r w:rsidR="00525B9F">
          <w:rPr>
            <w:noProof/>
            <w:webHidden/>
          </w:rPr>
          <w:fldChar w:fldCharType="begin"/>
        </w:r>
        <w:r w:rsidR="00525B9F">
          <w:rPr>
            <w:noProof/>
            <w:webHidden/>
          </w:rPr>
          <w:instrText xml:space="preserve"> PAGEREF _Toc17301028 \h </w:instrText>
        </w:r>
        <w:r w:rsidR="00525B9F">
          <w:rPr>
            <w:noProof/>
            <w:webHidden/>
          </w:rPr>
        </w:r>
        <w:r w:rsidR="00525B9F">
          <w:rPr>
            <w:noProof/>
            <w:webHidden/>
          </w:rPr>
          <w:fldChar w:fldCharType="separate"/>
        </w:r>
        <w:r w:rsidR="00525B9F">
          <w:rPr>
            <w:noProof/>
            <w:webHidden/>
          </w:rPr>
          <w:t>23</w:t>
        </w:r>
        <w:r w:rsidR="00525B9F">
          <w:rPr>
            <w:noProof/>
            <w:webHidden/>
          </w:rPr>
          <w:fldChar w:fldCharType="end"/>
        </w:r>
      </w:hyperlink>
    </w:p>
    <w:p w14:paraId="111E306E" w14:textId="77777777" w:rsidR="00525B9F" w:rsidRDefault="00AC5143">
      <w:pPr>
        <w:pStyle w:val="TOC1"/>
        <w:tabs>
          <w:tab w:val="left" w:pos="1050"/>
          <w:tab w:val="right" w:leader="dot" w:pos="8296"/>
        </w:tabs>
        <w:rPr>
          <w:noProof/>
        </w:rPr>
      </w:pPr>
      <w:hyperlink w:anchor="_Toc17301029" w:history="1"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十九．</w:t>
        </w:r>
        <w:r w:rsidR="00525B9F">
          <w:rPr>
            <w:noProof/>
          </w:rPr>
          <w:tab/>
        </w:r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我的奖金查询</w:t>
        </w:r>
        <w:r w:rsidR="00525B9F">
          <w:rPr>
            <w:noProof/>
            <w:webHidden/>
          </w:rPr>
          <w:tab/>
        </w:r>
        <w:r w:rsidR="00525B9F">
          <w:rPr>
            <w:noProof/>
            <w:webHidden/>
          </w:rPr>
          <w:fldChar w:fldCharType="begin"/>
        </w:r>
        <w:r w:rsidR="00525B9F">
          <w:rPr>
            <w:noProof/>
            <w:webHidden/>
          </w:rPr>
          <w:instrText xml:space="preserve"> PAGEREF _Toc17301029 \h </w:instrText>
        </w:r>
        <w:r w:rsidR="00525B9F">
          <w:rPr>
            <w:noProof/>
            <w:webHidden/>
          </w:rPr>
        </w:r>
        <w:r w:rsidR="00525B9F">
          <w:rPr>
            <w:noProof/>
            <w:webHidden/>
          </w:rPr>
          <w:fldChar w:fldCharType="separate"/>
        </w:r>
        <w:r w:rsidR="00525B9F">
          <w:rPr>
            <w:noProof/>
            <w:webHidden/>
          </w:rPr>
          <w:t>24</w:t>
        </w:r>
        <w:r w:rsidR="00525B9F">
          <w:rPr>
            <w:noProof/>
            <w:webHidden/>
          </w:rPr>
          <w:fldChar w:fldCharType="end"/>
        </w:r>
      </w:hyperlink>
    </w:p>
    <w:p w14:paraId="4E34ABCD" w14:textId="77777777" w:rsidR="00525B9F" w:rsidRDefault="00AC5143">
      <w:pPr>
        <w:pStyle w:val="TOC1"/>
        <w:tabs>
          <w:tab w:val="left" w:pos="1050"/>
          <w:tab w:val="right" w:leader="dot" w:pos="8296"/>
        </w:tabs>
        <w:rPr>
          <w:noProof/>
        </w:rPr>
      </w:pPr>
      <w:hyperlink w:anchor="_Toc17301030" w:history="1"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二十．</w:t>
        </w:r>
        <w:r w:rsidR="00525B9F">
          <w:rPr>
            <w:noProof/>
          </w:rPr>
          <w:tab/>
        </w:r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我的库存查询</w:t>
        </w:r>
        <w:r w:rsidR="00525B9F">
          <w:rPr>
            <w:noProof/>
            <w:webHidden/>
          </w:rPr>
          <w:tab/>
        </w:r>
        <w:r w:rsidR="00525B9F">
          <w:rPr>
            <w:noProof/>
            <w:webHidden/>
          </w:rPr>
          <w:fldChar w:fldCharType="begin"/>
        </w:r>
        <w:r w:rsidR="00525B9F">
          <w:rPr>
            <w:noProof/>
            <w:webHidden/>
          </w:rPr>
          <w:instrText xml:space="preserve"> PAGEREF _Toc17301030 \h </w:instrText>
        </w:r>
        <w:r w:rsidR="00525B9F">
          <w:rPr>
            <w:noProof/>
            <w:webHidden/>
          </w:rPr>
        </w:r>
        <w:r w:rsidR="00525B9F">
          <w:rPr>
            <w:noProof/>
            <w:webHidden/>
          </w:rPr>
          <w:fldChar w:fldCharType="separate"/>
        </w:r>
        <w:r w:rsidR="00525B9F">
          <w:rPr>
            <w:noProof/>
            <w:webHidden/>
          </w:rPr>
          <w:t>25</w:t>
        </w:r>
        <w:r w:rsidR="00525B9F">
          <w:rPr>
            <w:noProof/>
            <w:webHidden/>
          </w:rPr>
          <w:fldChar w:fldCharType="end"/>
        </w:r>
      </w:hyperlink>
    </w:p>
    <w:p w14:paraId="55AFA805" w14:textId="77777777" w:rsidR="00525B9F" w:rsidRDefault="00AC5143">
      <w:pPr>
        <w:pStyle w:val="TOC1"/>
        <w:tabs>
          <w:tab w:val="left" w:pos="1260"/>
          <w:tab w:val="right" w:leader="dot" w:pos="8296"/>
        </w:tabs>
        <w:rPr>
          <w:noProof/>
        </w:rPr>
      </w:pPr>
      <w:hyperlink w:anchor="_Toc17301031" w:history="1"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二十一．</w:t>
        </w:r>
        <w:r w:rsidR="00525B9F">
          <w:rPr>
            <w:noProof/>
          </w:rPr>
          <w:tab/>
        </w:r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下属资金余额及奖金查询</w:t>
        </w:r>
        <w:r w:rsidR="00525B9F">
          <w:rPr>
            <w:noProof/>
            <w:webHidden/>
          </w:rPr>
          <w:tab/>
        </w:r>
        <w:r w:rsidR="00525B9F">
          <w:rPr>
            <w:noProof/>
            <w:webHidden/>
          </w:rPr>
          <w:fldChar w:fldCharType="begin"/>
        </w:r>
        <w:r w:rsidR="00525B9F">
          <w:rPr>
            <w:noProof/>
            <w:webHidden/>
          </w:rPr>
          <w:instrText xml:space="preserve"> PAGEREF _Toc17301031 \h </w:instrText>
        </w:r>
        <w:r w:rsidR="00525B9F">
          <w:rPr>
            <w:noProof/>
            <w:webHidden/>
          </w:rPr>
        </w:r>
        <w:r w:rsidR="00525B9F">
          <w:rPr>
            <w:noProof/>
            <w:webHidden/>
          </w:rPr>
          <w:fldChar w:fldCharType="separate"/>
        </w:r>
        <w:r w:rsidR="00525B9F">
          <w:rPr>
            <w:noProof/>
            <w:webHidden/>
          </w:rPr>
          <w:t>25</w:t>
        </w:r>
        <w:r w:rsidR="00525B9F">
          <w:rPr>
            <w:noProof/>
            <w:webHidden/>
          </w:rPr>
          <w:fldChar w:fldCharType="end"/>
        </w:r>
      </w:hyperlink>
    </w:p>
    <w:p w14:paraId="4ECDABC5" w14:textId="77777777" w:rsidR="00525B9F" w:rsidRDefault="00AC5143">
      <w:pPr>
        <w:pStyle w:val="TOC1"/>
        <w:tabs>
          <w:tab w:val="left" w:pos="1260"/>
          <w:tab w:val="right" w:leader="dot" w:pos="8296"/>
        </w:tabs>
        <w:rPr>
          <w:noProof/>
        </w:rPr>
      </w:pPr>
      <w:hyperlink w:anchor="_Toc17301032" w:history="1"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二十二．</w:t>
        </w:r>
        <w:r w:rsidR="00525B9F">
          <w:rPr>
            <w:noProof/>
          </w:rPr>
          <w:tab/>
        </w:r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经销商加盟申请</w:t>
        </w:r>
        <w:r w:rsidR="00525B9F">
          <w:rPr>
            <w:noProof/>
            <w:webHidden/>
          </w:rPr>
          <w:tab/>
        </w:r>
        <w:r w:rsidR="00525B9F">
          <w:rPr>
            <w:noProof/>
            <w:webHidden/>
          </w:rPr>
          <w:fldChar w:fldCharType="begin"/>
        </w:r>
        <w:r w:rsidR="00525B9F">
          <w:rPr>
            <w:noProof/>
            <w:webHidden/>
          </w:rPr>
          <w:instrText xml:space="preserve"> PAGEREF _Toc17301032 \h </w:instrText>
        </w:r>
        <w:r w:rsidR="00525B9F">
          <w:rPr>
            <w:noProof/>
            <w:webHidden/>
          </w:rPr>
        </w:r>
        <w:r w:rsidR="00525B9F">
          <w:rPr>
            <w:noProof/>
            <w:webHidden/>
          </w:rPr>
          <w:fldChar w:fldCharType="separate"/>
        </w:r>
        <w:r w:rsidR="00525B9F">
          <w:rPr>
            <w:noProof/>
            <w:webHidden/>
          </w:rPr>
          <w:t>26</w:t>
        </w:r>
        <w:r w:rsidR="00525B9F">
          <w:rPr>
            <w:noProof/>
            <w:webHidden/>
          </w:rPr>
          <w:fldChar w:fldCharType="end"/>
        </w:r>
      </w:hyperlink>
    </w:p>
    <w:p w14:paraId="43438A3F" w14:textId="77777777" w:rsidR="00525B9F" w:rsidRDefault="00AC5143">
      <w:pPr>
        <w:pStyle w:val="TOC1"/>
        <w:tabs>
          <w:tab w:val="left" w:pos="1260"/>
          <w:tab w:val="right" w:leader="dot" w:pos="8296"/>
        </w:tabs>
        <w:rPr>
          <w:noProof/>
        </w:rPr>
      </w:pPr>
      <w:hyperlink w:anchor="_Toc17301033" w:history="1"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二十三．</w:t>
        </w:r>
        <w:r w:rsidR="00525B9F">
          <w:rPr>
            <w:noProof/>
          </w:rPr>
          <w:tab/>
        </w:r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注销申请</w:t>
        </w:r>
        <w:r w:rsidR="00525B9F">
          <w:rPr>
            <w:noProof/>
            <w:webHidden/>
          </w:rPr>
          <w:tab/>
        </w:r>
        <w:r w:rsidR="00525B9F">
          <w:rPr>
            <w:noProof/>
            <w:webHidden/>
          </w:rPr>
          <w:fldChar w:fldCharType="begin"/>
        </w:r>
        <w:r w:rsidR="00525B9F">
          <w:rPr>
            <w:noProof/>
            <w:webHidden/>
          </w:rPr>
          <w:instrText xml:space="preserve"> PAGEREF _Toc17301033 \h </w:instrText>
        </w:r>
        <w:r w:rsidR="00525B9F">
          <w:rPr>
            <w:noProof/>
            <w:webHidden/>
          </w:rPr>
        </w:r>
        <w:r w:rsidR="00525B9F">
          <w:rPr>
            <w:noProof/>
            <w:webHidden/>
          </w:rPr>
          <w:fldChar w:fldCharType="separate"/>
        </w:r>
        <w:r w:rsidR="00525B9F">
          <w:rPr>
            <w:noProof/>
            <w:webHidden/>
          </w:rPr>
          <w:t>30</w:t>
        </w:r>
        <w:r w:rsidR="00525B9F">
          <w:rPr>
            <w:noProof/>
            <w:webHidden/>
          </w:rPr>
          <w:fldChar w:fldCharType="end"/>
        </w:r>
      </w:hyperlink>
    </w:p>
    <w:p w14:paraId="111B5906" w14:textId="77777777" w:rsidR="00525B9F" w:rsidRDefault="00AC5143">
      <w:pPr>
        <w:pStyle w:val="TOC1"/>
        <w:tabs>
          <w:tab w:val="left" w:pos="1260"/>
          <w:tab w:val="right" w:leader="dot" w:pos="8296"/>
        </w:tabs>
        <w:rPr>
          <w:noProof/>
        </w:rPr>
      </w:pPr>
      <w:hyperlink w:anchor="_Toc17301034" w:history="1"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二十四．</w:t>
        </w:r>
        <w:r w:rsidR="00525B9F">
          <w:rPr>
            <w:noProof/>
          </w:rPr>
          <w:tab/>
        </w:r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处罚申请</w:t>
        </w:r>
        <w:r w:rsidR="00525B9F">
          <w:rPr>
            <w:noProof/>
            <w:webHidden/>
          </w:rPr>
          <w:tab/>
        </w:r>
        <w:r w:rsidR="00525B9F">
          <w:rPr>
            <w:noProof/>
            <w:webHidden/>
          </w:rPr>
          <w:fldChar w:fldCharType="begin"/>
        </w:r>
        <w:r w:rsidR="00525B9F">
          <w:rPr>
            <w:noProof/>
            <w:webHidden/>
          </w:rPr>
          <w:instrText xml:space="preserve"> PAGEREF _Toc17301034 \h </w:instrText>
        </w:r>
        <w:r w:rsidR="00525B9F">
          <w:rPr>
            <w:noProof/>
            <w:webHidden/>
          </w:rPr>
        </w:r>
        <w:r w:rsidR="00525B9F">
          <w:rPr>
            <w:noProof/>
            <w:webHidden/>
          </w:rPr>
          <w:fldChar w:fldCharType="separate"/>
        </w:r>
        <w:r w:rsidR="00525B9F">
          <w:rPr>
            <w:noProof/>
            <w:webHidden/>
          </w:rPr>
          <w:t>32</w:t>
        </w:r>
        <w:r w:rsidR="00525B9F">
          <w:rPr>
            <w:noProof/>
            <w:webHidden/>
          </w:rPr>
          <w:fldChar w:fldCharType="end"/>
        </w:r>
      </w:hyperlink>
    </w:p>
    <w:p w14:paraId="6132EF41" w14:textId="77777777" w:rsidR="00525B9F" w:rsidRDefault="00AC5143">
      <w:pPr>
        <w:pStyle w:val="TOC1"/>
        <w:tabs>
          <w:tab w:val="left" w:pos="1260"/>
          <w:tab w:val="right" w:leader="dot" w:pos="8296"/>
        </w:tabs>
        <w:rPr>
          <w:noProof/>
        </w:rPr>
      </w:pPr>
      <w:hyperlink w:anchor="_Toc17301035" w:history="1"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二十五．</w:t>
        </w:r>
        <w:r w:rsidR="00525B9F">
          <w:rPr>
            <w:noProof/>
          </w:rPr>
          <w:tab/>
        </w:r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设置画面</w:t>
        </w:r>
        <w:r w:rsidR="00525B9F">
          <w:rPr>
            <w:noProof/>
            <w:webHidden/>
          </w:rPr>
          <w:tab/>
        </w:r>
        <w:r w:rsidR="00525B9F">
          <w:rPr>
            <w:noProof/>
            <w:webHidden/>
          </w:rPr>
          <w:fldChar w:fldCharType="begin"/>
        </w:r>
        <w:r w:rsidR="00525B9F">
          <w:rPr>
            <w:noProof/>
            <w:webHidden/>
          </w:rPr>
          <w:instrText xml:space="preserve"> PAGEREF _Toc17301035 \h </w:instrText>
        </w:r>
        <w:r w:rsidR="00525B9F">
          <w:rPr>
            <w:noProof/>
            <w:webHidden/>
          </w:rPr>
        </w:r>
        <w:r w:rsidR="00525B9F">
          <w:rPr>
            <w:noProof/>
            <w:webHidden/>
          </w:rPr>
          <w:fldChar w:fldCharType="separate"/>
        </w:r>
        <w:r w:rsidR="00525B9F">
          <w:rPr>
            <w:noProof/>
            <w:webHidden/>
          </w:rPr>
          <w:t>34</w:t>
        </w:r>
        <w:r w:rsidR="00525B9F">
          <w:rPr>
            <w:noProof/>
            <w:webHidden/>
          </w:rPr>
          <w:fldChar w:fldCharType="end"/>
        </w:r>
      </w:hyperlink>
    </w:p>
    <w:p w14:paraId="7A1173AA" w14:textId="77777777" w:rsidR="00525B9F" w:rsidRDefault="00AC5143">
      <w:pPr>
        <w:pStyle w:val="TOC1"/>
        <w:tabs>
          <w:tab w:val="left" w:pos="1260"/>
          <w:tab w:val="right" w:leader="dot" w:pos="8296"/>
        </w:tabs>
        <w:rPr>
          <w:noProof/>
        </w:rPr>
      </w:pPr>
      <w:hyperlink w:anchor="_Toc17301036" w:history="1"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二十六．</w:t>
        </w:r>
        <w:r w:rsidR="00525B9F">
          <w:rPr>
            <w:noProof/>
          </w:rPr>
          <w:tab/>
        </w:r>
        <w:r w:rsidR="00525B9F" w:rsidRPr="00FD66E1">
          <w:rPr>
            <w:rStyle w:val="a7"/>
            <w:rFonts w:ascii="宋体" w:eastAsia="宋体" w:hAnsi="宋体" w:cs="宋体" w:hint="eastAsia"/>
            <w:noProof/>
            <w:kern w:val="0"/>
          </w:rPr>
          <w:t>修改密码：</w:t>
        </w:r>
        <w:r w:rsidR="00525B9F">
          <w:rPr>
            <w:noProof/>
            <w:webHidden/>
          </w:rPr>
          <w:tab/>
        </w:r>
        <w:r w:rsidR="00525B9F">
          <w:rPr>
            <w:noProof/>
            <w:webHidden/>
          </w:rPr>
          <w:fldChar w:fldCharType="begin"/>
        </w:r>
        <w:r w:rsidR="00525B9F">
          <w:rPr>
            <w:noProof/>
            <w:webHidden/>
          </w:rPr>
          <w:instrText xml:space="preserve"> PAGEREF _Toc17301036 \h </w:instrText>
        </w:r>
        <w:r w:rsidR="00525B9F">
          <w:rPr>
            <w:noProof/>
            <w:webHidden/>
          </w:rPr>
        </w:r>
        <w:r w:rsidR="00525B9F">
          <w:rPr>
            <w:noProof/>
            <w:webHidden/>
          </w:rPr>
          <w:fldChar w:fldCharType="separate"/>
        </w:r>
        <w:r w:rsidR="00525B9F">
          <w:rPr>
            <w:noProof/>
            <w:webHidden/>
          </w:rPr>
          <w:t>34</w:t>
        </w:r>
        <w:r w:rsidR="00525B9F">
          <w:rPr>
            <w:noProof/>
            <w:webHidden/>
          </w:rPr>
          <w:fldChar w:fldCharType="end"/>
        </w:r>
      </w:hyperlink>
    </w:p>
    <w:p w14:paraId="0A8F45E9" w14:textId="77777777" w:rsidR="005F740C" w:rsidRDefault="00311245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fldChar w:fldCharType="end"/>
      </w:r>
    </w:p>
    <w:p w14:paraId="3579A694" w14:textId="77777777" w:rsidR="005F740C" w:rsidRDefault="005F740C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br w:type="page"/>
      </w:r>
    </w:p>
    <w:p w14:paraId="16F858AE" w14:textId="77777777" w:rsidR="007E4C8D" w:rsidRDefault="007E4C8D" w:rsidP="00AE16C3">
      <w:pPr>
        <w:pStyle w:val="a5"/>
        <w:widowControl/>
        <w:numPr>
          <w:ilvl w:val="0"/>
          <w:numId w:val="1"/>
        </w:numPr>
        <w:ind w:left="552" w:hangingChars="230" w:hanging="552"/>
        <w:jc w:val="left"/>
        <w:outlineLvl w:val="0"/>
        <w:rPr>
          <w:rFonts w:ascii="宋体" w:eastAsia="宋体" w:hAnsi="宋体" w:cs="宋体"/>
          <w:noProof/>
          <w:kern w:val="0"/>
          <w:sz w:val="24"/>
          <w:szCs w:val="24"/>
        </w:rPr>
      </w:pPr>
      <w:bookmarkStart w:id="0" w:name="_Toc17301011"/>
      <w:r w:rsidRPr="007E4C8D"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t>一般性规则</w:t>
      </w:r>
      <w:bookmarkEnd w:id="0"/>
    </w:p>
    <w:p w14:paraId="506EC7AD" w14:textId="77777777" w:rsidR="002A4563" w:rsidRPr="007E4C8D" w:rsidRDefault="002A4563" w:rsidP="003A3A9E">
      <w:pPr>
        <w:pStyle w:val="a5"/>
        <w:widowControl/>
        <w:numPr>
          <w:ilvl w:val="0"/>
          <w:numId w:val="43"/>
        </w:numPr>
        <w:ind w:left="907" w:firstLineChars="0" w:hanging="357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日期格式：yyyy-MM-dd，数量，单价，金额格式：#,##0.00(两位小数，三位分节)</w:t>
      </w:r>
    </w:p>
    <w:p w14:paraId="44EF2817" w14:textId="77777777" w:rsidR="007E4C8D" w:rsidRDefault="007E4C8D" w:rsidP="00AE16C3">
      <w:pPr>
        <w:pStyle w:val="a5"/>
        <w:widowControl/>
        <w:numPr>
          <w:ilvl w:val="0"/>
          <w:numId w:val="1"/>
        </w:numPr>
        <w:ind w:left="552" w:hangingChars="230" w:hanging="552"/>
        <w:jc w:val="left"/>
        <w:outlineLvl w:val="0"/>
        <w:rPr>
          <w:rFonts w:ascii="宋体" w:eastAsia="宋体" w:hAnsi="宋体" w:cs="宋体"/>
          <w:noProof/>
          <w:kern w:val="0"/>
          <w:sz w:val="24"/>
          <w:szCs w:val="24"/>
        </w:rPr>
      </w:pPr>
      <w:bookmarkStart w:id="1" w:name="_Toc17301012"/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系统登录</w:t>
      </w:r>
      <w:bookmarkEnd w:id="1"/>
    </w:p>
    <w:p w14:paraId="25E1D7F1" w14:textId="77777777" w:rsidR="007E4C8D" w:rsidRDefault="007E4C8D" w:rsidP="007E4C8D">
      <w:pPr>
        <w:pStyle w:val="a5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界面截图</w:t>
      </w:r>
    </w:p>
    <w:p w14:paraId="64260D5E" w14:textId="77777777" w:rsidR="00DE3BD2" w:rsidRPr="00DE3BD2" w:rsidRDefault="00DE3BD2" w:rsidP="00DE3BD2">
      <w:pPr>
        <w:widowControl/>
        <w:ind w:left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0EDAAE9" wp14:editId="28C27B79">
            <wp:extent cx="2576937" cy="3670300"/>
            <wp:effectExtent l="0" t="0" r="0" b="6350"/>
            <wp:docPr id="1" name="图片 1" descr="C:\Users\andrew\AppData\Roaming\Tencent\Users\358399800\QQ\WinTemp\RichOle\N12G[2EGH23S0`NODJA(P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w\AppData\Roaming\Tencent\Users\358399800\QQ\WinTemp\RichOle\N12G[2EGH23S0`NODJA(PRK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290" cy="367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BC0AB" w14:textId="77777777" w:rsidR="007E4C8D" w:rsidRPr="00794BC6" w:rsidRDefault="007E4C8D" w:rsidP="007E4C8D">
      <w:pPr>
        <w:ind w:leftChars="337" w:left="708"/>
        <w:rPr>
          <w:rFonts w:ascii="宋体" w:eastAsia="宋体" w:hAnsi="宋体" w:cs="宋体"/>
          <w:kern w:val="0"/>
          <w:sz w:val="24"/>
          <w:szCs w:val="24"/>
        </w:rPr>
      </w:pPr>
    </w:p>
    <w:p w14:paraId="637B1AB7" w14:textId="77777777" w:rsidR="007E4C8D" w:rsidRDefault="007E4C8D" w:rsidP="007E4C8D">
      <w:pPr>
        <w:pStyle w:val="a5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界面要素说明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348"/>
        <w:gridCol w:w="1348"/>
        <w:gridCol w:w="1347"/>
        <w:gridCol w:w="1347"/>
        <w:gridCol w:w="1348"/>
        <w:gridCol w:w="1364"/>
      </w:tblGrid>
      <w:tr w:rsidR="007E4C8D" w14:paraId="02F2FF70" w14:textId="77777777" w:rsidTr="008E573D">
        <w:tc>
          <w:tcPr>
            <w:tcW w:w="1420" w:type="dxa"/>
          </w:tcPr>
          <w:p w14:paraId="04BCB9F9" w14:textId="77777777" w:rsidR="007E4C8D" w:rsidRPr="00B039A1" w:rsidRDefault="007E4C8D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420" w:type="dxa"/>
          </w:tcPr>
          <w:p w14:paraId="5737309D" w14:textId="77777777" w:rsidR="007E4C8D" w:rsidRPr="00B039A1" w:rsidRDefault="007E4C8D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420" w:type="dxa"/>
          </w:tcPr>
          <w:p w14:paraId="7B50E8D9" w14:textId="77777777" w:rsidR="007E4C8D" w:rsidRPr="00B039A1" w:rsidRDefault="007E4C8D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420" w:type="dxa"/>
          </w:tcPr>
          <w:p w14:paraId="6A01C9A9" w14:textId="77777777" w:rsidR="007E4C8D" w:rsidRPr="00B039A1" w:rsidRDefault="007E4C8D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421" w:type="dxa"/>
          </w:tcPr>
          <w:p w14:paraId="61A249E9" w14:textId="77777777" w:rsidR="007E4C8D" w:rsidRPr="00B039A1" w:rsidRDefault="007E4C8D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421" w:type="dxa"/>
          </w:tcPr>
          <w:p w14:paraId="29FA509A" w14:textId="77777777" w:rsidR="007E4C8D" w:rsidRPr="00B039A1" w:rsidRDefault="007E4C8D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7E4C8D" w14:paraId="0FEB287D" w14:textId="77777777" w:rsidTr="008E573D">
        <w:tc>
          <w:tcPr>
            <w:tcW w:w="1420" w:type="dxa"/>
          </w:tcPr>
          <w:p w14:paraId="3F3E16D9" w14:textId="77777777" w:rsidR="007E4C8D" w:rsidRDefault="007E4C8D" w:rsidP="008E573D">
            <w:r>
              <w:rPr>
                <w:rFonts w:hint="eastAsia"/>
              </w:rPr>
              <w:t>登录名</w:t>
            </w:r>
          </w:p>
        </w:tc>
        <w:tc>
          <w:tcPr>
            <w:tcW w:w="1420" w:type="dxa"/>
          </w:tcPr>
          <w:p w14:paraId="4BFF4E49" w14:textId="77777777" w:rsidR="007E4C8D" w:rsidRDefault="007E4C8D" w:rsidP="008E573D">
            <w:r>
              <w:rPr>
                <w:rFonts w:hint="eastAsia"/>
              </w:rPr>
              <w:t>字符串</w:t>
            </w:r>
          </w:p>
        </w:tc>
        <w:tc>
          <w:tcPr>
            <w:tcW w:w="1420" w:type="dxa"/>
          </w:tcPr>
          <w:p w14:paraId="1C6B33FE" w14:textId="77777777" w:rsidR="007E4C8D" w:rsidRDefault="007E4C8D" w:rsidP="008E573D">
            <w:r>
              <w:rPr>
                <w:rFonts w:hint="eastAsia"/>
              </w:rPr>
              <w:t>是</w:t>
            </w:r>
          </w:p>
        </w:tc>
        <w:tc>
          <w:tcPr>
            <w:tcW w:w="1420" w:type="dxa"/>
          </w:tcPr>
          <w:p w14:paraId="57B65936" w14:textId="77777777" w:rsidR="007E4C8D" w:rsidRDefault="007E4C8D" w:rsidP="008E573D"/>
        </w:tc>
        <w:tc>
          <w:tcPr>
            <w:tcW w:w="1421" w:type="dxa"/>
          </w:tcPr>
          <w:p w14:paraId="09894077" w14:textId="77777777" w:rsidR="007E4C8D" w:rsidRDefault="007E4C8D" w:rsidP="008E573D"/>
        </w:tc>
        <w:tc>
          <w:tcPr>
            <w:tcW w:w="1421" w:type="dxa"/>
          </w:tcPr>
          <w:p w14:paraId="717AD285" w14:textId="77777777" w:rsidR="007E4C8D" w:rsidRDefault="007E4C8D" w:rsidP="008E573D">
            <w:r>
              <w:t>可以通过经销商编号</w:t>
            </w:r>
            <w:r>
              <w:rPr>
                <w:rFonts w:hint="eastAsia"/>
              </w:rPr>
              <w:t>、</w:t>
            </w:r>
            <w:r>
              <w:t>身份证号</w:t>
            </w:r>
            <w:r>
              <w:rPr>
                <w:rFonts w:hint="eastAsia"/>
              </w:rPr>
              <w:t>、</w:t>
            </w:r>
            <w:r w:rsidRPr="00BA0DE0">
              <w:rPr>
                <w:color w:val="FF0000"/>
              </w:rPr>
              <w:t>手机号码登录</w:t>
            </w:r>
          </w:p>
        </w:tc>
      </w:tr>
      <w:tr w:rsidR="007E4C8D" w14:paraId="0A270DEE" w14:textId="77777777" w:rsidTr="008E573D">
        <w:tc>
          <w:tcPr>
            <w:tcW w:w="1420" w:type="dxa"/>
          </w:tcPr>
          <w:p w14:paraId="4B7CF3BD" w14:textId="77777777" w:rsidR="007E4C8D" w:rsidRDefault="007E4C8D" w:rsidP="008E573D">
            <w:r>
              <w:rPr>
                <w:rFonts w:hint="eastAsia"/>
              </w:rPr>
              <w:t>密码</w:t>
            </w:r>
          </w:p>
        </w:tc>
        <w:tc>
          <w:tcPr>
            <w:tcW w:w="1420" w:type="dxa"/>
          </w:tcPr>
          <w:p w14:paraId="139F7992" w14:textId="77777777" w:rsidR="007E4C8D" w:rsidRDefault="007E4C8D" w:rsidP="008E573D"/>
        </w:tc>
        <w:tc>
          <w:tcPr>
            <w:tcW w:w="1420" w:type="dxa"/>
          </w:tcPr>
          <w:p w14:paraId="68079CB2" w14:textId="77777777" w:rsidR="007E4C8D" w:rsidRDefault="007E4C8D" w:rsidP="008E573D"/>
        </w:tc>
        <w:tc>
          <w:tcPr>
            <w:tcW w:w="1420" w:type="dxa"/>
          </w:tcPr>
          <w:p w14:paraId="07133D85" w14:textId="77777777" w:rsidR="007E4C8D" w:rsidRDefault="007E4C8D" w:rsidP="008E573D"/>
        </w:tc>
        <w:tc>
          <w:tcPr>
            <w:tcW w:w="1421" w:type="dxa"/>
          </w:tcPr>
          <w:p w14:paraId="082BDD87" w14:textId="77777777" w:rsidR="007E4C8D" w:rsidRDefault="007E4C8D" w:rsidP="008E573D">
            <w:r>
              <w:rPr>
                <w:rFonts w:hint="eastAsia"/>
              </w:rPr>
              <w:t>加盟单设置的密码</w:t>
            </w:r>
          </w:p>
        </w:tc>
        <w:tc>
          <w:tcPr>
            <w:tcW w:w="1421" w:type="dxa"/>
          </w:tcPr>
          <w:p w14:paraId="15DE3F17" w14:textId="77777777" w:rsidR="007E4C8D" w:rsidRDefault="007E4C8D" w:rsidP="008E573D"/>
        </w:tc>
      </w:tr>
      <w:tr w:rsidR="007E4C8D" w14:paraId="328790A7" w14:textId="77777777" w:rsidTr="008E573D">
        <w:tc>
          <w:tcPr>
            <w:tcW w:w="1420" w:type="dxa"/>
          </w:tcPr>
          <w:p w14:paraId="174E1C42" w14:textId="77777777" w:rsidR="007E4C8D" w:rsidRDefault="007E4C8D" w:rsidP="008E573D">
            <w:r>
              <w:t>验证码</w:t>
            </w:r>
          </w:p>
        </w:tc>
        <w:tc>
          <w:tcPr>
            <w:tcW w:w="1420" w:type="dxa"/>
          </w:tcPr>
          <w:p w14:paraId="2A9EDDAE" w14:textId="77777777" w:rsidR="007E4C8D" w:rsidRDefault="007E4C8D" w:rsidP="008E573D"/>
        </w:tc>
        <w:tc>
          <w:tcPr>
            <w:tcW w:w="1420" w:type="dxa"/>
          </w:tcPr>
          <w:p w14:paraId="2BAB1D8D" w14:textId="77777777" w:rsidR="007E4C8D" w:rsidRDefault="007E4C8D" w:rsidP="008E573D"/>
        </w:tc>
        <w:tc>
          <w:tcPr>
            <w:tcW w:w="1420" w:type="dxa"/>
          </w:tcPr>
          <w:p w14:paraId="5E996CAF" w14:textId="77777777" w:rsidR="007E4C8D" w:rsidRDefault="007E4C8D" w:rsidP="008E573D"/>
        </w:tc>
        <w:tc>
          <w:tcPr>
            <w:tcW w:w="1421" w:type="dxa"/>
          </w:tcPr>
          <w:p w14:paraId="3EEB53D6" w14:textId="77777777" w:rsidR="007E4C8D" w:rsidRDefault="007E4C8D" w:rsidP="008E573D"/>
        </w:tc>
        <w:tc>
          <w:tcPr>
            <w:tcW w:w="1421" w:type="dxa"/>
          </w:tcPr>
          <w:p w14:paraId="64FBFF8C" w14:textId="77777777" w:rsidR="007E4C8D" w:rsidRDefault="007E4C8D" w:rsidP="008E573D">
            <w:r>
              <w:t>服务器生成的图片验证码</w:t>
            </w:r>
          </w:p>
        </w:tc>
      </w:tr>
    </w:tbl>
    <w:p w14:paraId="15C514A3" w14:textId="77777777" w:rsidR="007E4C8D" w:rsidRDefault="007E4C8D" w:rsidP="007E4C8D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14:paraId="44B56D02" w14:textId="77777777" w:rsidR="007E4C8D" w:rsidRDefault="007E4C8D" w:rsidP="007E4C8D">
      <w:pPr>
        <w:pStyle w:val="a5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操作说明</w:t>
      </w:r>
    </w:p>
    <w:p w14:paraId="7F23BD9D" w14:textId="77777777" w:rsidR="007E4C8D" w:rsidRDefault="007E4C8D" w:rsidP="007E4C8D">
      <w:pPr>
        <w:pStyle w:val="a5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看不清重新生成验证码</w:t>
      </w:r>
    </w:p>
    <w:p w14:paraId="192E32B6" w14:textId="77777777" w:rsidR="007E4C8D" w:rsidRDefault="007E4C8D" w:rsidP="007E4C8D">
      <w:pPr>
        <w:pStyle w:val="a5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登录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：检查账号和密码，如果不正确，提示错误。检查程序版本号，如果不正确，则提示错误。如果正确，这进入系统首页。</w:t>
      </w:r>
    </w:p>
    <w:p w14:paraId="1C5C4191" w14:textId="77777777" w:rsidR="00F32485" w:rsidRDefault="00F32485" w:rsidP="00F32485">
      <w:pPr>
        <w:pStyle w:val="a5"/>
        <w:widowControl/>
        <w:ind w:left="120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BA0DE0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如果经销商已经注销，会提示“经销商已经注销，不能登录”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。</w:t>
      </w:r>
    </w:p>
    <w:p w14:paraId="1A4C1C2A" w14:textId="77777777" w:rsidR="001700EC" w:rsidRDefault="001700EC" w:rsidP="00F32485">
      <w:pPr>
        <w:pStyle w:val="a5"/>
        <w:widowControl/>
        <w:ind w:left="120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t>登录后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成功后，如果后台有设置全屏广告，要显示此全屏广告。</w:t>
      </w:r>
    </w:p>
    <w:p w14:paraId="74E12B7B" w14:textId="77777777" w:rsidR="00F32485" w:rsidRDefault="00F32485" w:rsidP="007E4C8D">
      <w:pPr>
        <w:pStyle w:val="a5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14:paraId="7D4DFEAC" w14:textId="77777777" w:rsidR="007E4C8D" w:rsidRDefault="00F2244A" w:rsidP="00AE16C3">
      <w:pPr>
        <w:pStyle w:val="a5"/>
        <w:widowControl/>
        <w:numPr>
          <w:ilvl w:val="0"/>
          <w:numId w:val="1"/>
        </w:numPr>
        <w:ind w:left="552" w:hangingChars="230" w:hanging="552"/>
        <w:jc w:val="left"/>
        <w:outlineLvl w:val="0"/>
        <w:rPr>
          <w:rFonts w:ascii="宋体" w:eastAsia="宋体" w:hAnsi="宋体" w:cs="宋体"/>
          <w:noProof/>
          <w:kern w:val="0"/>
          <w:sz w:val="24"/>
          <w:szCs w:val="24"/>
        </w:rPr>
      </w:pPr>
      <w:bookmarkStart w:id="2" w:name="_Toc17301013"/>
      <w:commentRangeStart w:id="3"/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首页（商品展示）</w:t>
      </w:r>
      <w:commentRangeEnd w:id="3"/>
      <w:r w:rsidR="00C648CD">
        <w:rPr>
          <w:rStyle w:val="ac"/>
        </w:rPr>
        <w:commentReference w:id="3"/>
      </w:r>
      <w:bookmarkEnd w:id="2"/>
    </w:p>
    <w:p w14:paraId="34300964" w14:textId="77777777" w:rsidR="00F2244A" w:rsidRDefault="00F2244A" w:rsidP="00F2244A">
      <w:pPr>
        <w:pStyle w:val="a5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界面截图</w:t>
      </w:r>
    </w:p>
    <w:p w14:paraId="31E51360" w14:textId="77777777" w:rsidR="00DE3BD2" w:rsidRPr="00DE3BD2" w:rsidRDefault="00DE3BD2" w:rsidP="00DE3BD2">
      <w:pPr>
        <w:widowControl/>
        <w:ind w:left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80787BB" wp14:editId="63EEE24E">
            <wp:extent cx="2490701" cy="4445000"/>
            <wp:effectExtent l="0" t="0" r="5080" b="0"/>
            <wp:docPr id="2" name="图片 2" descr="C:\Users\andrew\AppData\Roaming\Tencent\Users\358399800\QQ\WinTemp\RichOle\@}K3T6DGX(97`Y)P[C%}J]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w\AppData\Roaming\Tencent\Users\358399800\QQ\WinTemp\RichOle\@}K3T6DGX(97`Y)P[C%}J]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701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51FBE" w14:textId="77777777" w:rsidR="00F2244A" w:rsidRPr="004C3E00" w:rsidRDefault="00F2244A" w:rsidP="00F2244A">
      <w:pPr>
        <w:widowControl/>
        <w:ind w:leftChars="337" w:left="708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73F9C01" w14:textId="77777777" w:rsidR="00F2244A" w:rsidRDefault="00F2244A" w:rsidP="00F2244A">
      <w:pPr>
        <w:pStyle w:val="a5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界面要素说明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360"/>
        <w:gridCol w:w="1348"/>
        <w:gridCol w:w="1348"/>
        <w:gridCol w:w="1348"/>
        <w:gridCol w:w="1349"/>
        <w:gridCol w:w="1349"/>
      </w:tblGrid>
      <w:tr w:rsidR="00F2244A" w14:paraId="1FEC0F3B" w14:textId="77777777" w:rsidTr="008E573D">
        <w:tc>
          <w:tcPr>
            <w:tcW w:w="1420" w:type="dxa"/>
          </w:tcPr>
          <w:p w14:paraId="5E50C65A" w14:textId="77777777" w:rsidR="00F2244A" w:rsidRPr="00B039A1" w:rsidRDefault="00F2244A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420" w:type="dxa"/>
          </w:tcPr>
          <w:p w14:paraId="5BD64B6D" w14:textId="77777777" w:rsidR="00F2244A" w:rsidRPr="00B039A1" w:rsidRDefault="00F2244A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420" w:type="dxa"/>
          </w:tcPr>
          <w:p w14:paraId="4718818B" w14:textId="77777777" w:rsidR="00F2244A" w:rsidRPr="00B039A1" w:rsidRDefault="00F2244A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420" w:type="dxa"/>
          </w:tcPr>
          <w:p w14:paraId="122E8F62" w14:textId="77777777" w:rsidR="00F2244A" w:rsidRPr="00B039A1" w:rsidRDefault="00F2244A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421" w:type="dxa"/>
          </w:tcPr>
          <w:p w14:paraId="1F3F6CEF" w14:textId="77777777" w:rsidR="00F2244A" w:rsidRPr="00B039A1" w:rsidRDefault="00F2244A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421" w:type="dxa"/>
          </w:tcPr>
          <w:p w14:paraId="5F42C77E" w14:textId="77777777" w:rsidR="00F2244A" w:rsidRPr="00B039A1" w:rsidRDefault="00F2244A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F2244A" w14:paraId="79E4B94F" w14:textId="77777777" w:rsidTr="008E573D">
        <w:tc>
          <w:tcPr>
            <w:tcW w:w="1420" w:type="dxa"/>
          </w:tcPr>
          <w:p w14:paraId="3E1117D6" w14:textId="77777777" w:rsidR="00F2244A" w:rsidRDefault="00F2244A" w:rsidP="008E573D">
            <w:r>
              <w:rPr>
                <w:rFonts w:hint="eastAsia"/>
              </w:rPr>
              <w:t>商品图片</w:t>
            </w:r>
          </w:p>
        </w:tc>
        <w:tc>
          <w:tcPr>
            <w:tcW w:w="1420" w:type="dxa"/>
          </w:tcPr>
          <w:p w14:paraId="30CC3892" w14:textId="77777777" w:rsidR="00F2244A" w:rsidRDefault="00F2244A" w:rsidP="008E573D"/>
        </w:tc>
        <w:tc>
          <w:tcPr>
            <w:tcW w:w="1420" w:type="dxa"/>
          </w:tcPr>
          <w:p w14:paraId="25A30BFD" w14:textId="77777777" w:rsidR="00F2244A" w:rsidRDefault="00F2244A" w:rsidP="008E573D"/>
        </w:tc>
        <w:tc>
          <w:tcPr>
            <w:tcW w:w="1420" w:type="dxa"/>
          </w:tcPr>
          <w:p w14:paraId="7B0F9F4E" w14:textId="77777777" w:rsidR="00F2244A" w:rsidRDefault="00F2244A" w:rsidP="008E573D"/>
        </w:tc>
        <w:tc>
          <w:tcPr>
            <w:tcW w:w="1421" w:type="dxa"/>
          </w:tcPr>
          <w:p w14:paraId="215F6E98" w14:textId="77777777" w:rsidR="00F2244A" w:rsidRDefault="00F2244A" w:rsidP="008E573D"/>
        </w:tc>
        <w:tc>
          <w:tcPr>
            <w:tcW w:w="1421" w:type="dxa"/>
          </w:tcPr>
          <w:p w14:paraId="65228F6A" w14:textId="77777777" w:rsidR="00F2244A" w:rsidRDefault="00F2244A" w:rsidP="008E573D"/>
        </w:tc>
      </w:tr>
      <w:tr w:rsidR="00F2244A" w14:paraId="20DA2063" w14:textId="77777777" w:rsidTr="008E573D">
        <w:tc>
          <w:tcPr>
            <w:tcW w:w="1420" w:type="dxa"/>
          </w:tcPr>
          <w:p w14:paraId="56A609CD" w14:textId="77777777" w:rsidR="00F2244A" w:rsidRDefault="00F2244A" w:rsidP="008E573D">
            <w:r>
              <w:rPr>
                <w:rFonts w:hint="eastAsia"/>
              </w:rPr>
              <w:t>商品名称</w:t>
            </w:r>
          </w:p>
        </w:tc>
        <w:tc>
          <w:tcPr>
            <w:tcW w:w="1420" w:type="dxa"/>
          </w:tcPr>
          <w:p w14:paraId="3AD2F249" w14:textId="77777777" w:rsidR="00F2244A" w:rsidRDefault="00F2244A" w:rsidP="008E573D"/>
        </w:tc>
        <w:tc>
          <w:tcPr>
            <w:tcW w:w="1420" w:type="dxa"/>
          </w:tcPr>
          <w:p w14:paraId="49A5BB2D" w14:textId="77777777" w:rsidR="00F2244A" w:rsidRDefault="00F2244A" w:rsidP="008E573D"/>
        </w:tc>
        <w:tc>
          <w:tcPr>
            <w:tcW w:w="1420" w:type="dxa"/>
          </w:tcPr>
          <w:p w14:paraId="760A9352" w14:textId="77777777" w:rsidR="00F2244A" w:rsidRDefault="00F2244A" w:rsidP="008E573D"/>
        </w:tc>
        <w:tc>
          <w:tcPr>
            <w:tcW w:w="1421" w:type="dxa"/>
          </w:tcPr>
          <w:p w14:paraId="0EC2B929" w14:textId="77777777" w:rsidR="00F2244A" w:rsidRDefault="00F2244A" w:rsidP="008E573D"/>
        </w:tc>
        <w:tc>
          <w:tcPr>
            <w:tcW w:w="1421" w:type="dxa"/>
          </w:tcPr>
          <w:p w14:paraId="5F4623D9" w14:textId="77777777" w:rsidR="00F2244A" w:rsidRDefault="00F2244A" w:rsidP="008E573D"/>
        </w:tc>
      </w:tr>
      <w:tr w:rsidR="00F2244A" w14:paraId="2845A085" w14:textId="77777777" w:rsidTr="008E573D">
        <w:tc>
          <w:tcPr>
            <w:tcW w:w="1420" w:type="dxa"/>
          </w:tcPr>
          <w:p w14:paraId="6B1946A9" w14:textId="77777777" w:rsidR="00F2244A" w:rsidRDefault="00F2244A" w:rsidP="008E573D">
            <w:r>
              <w:rPr>
                <w:rFonts w:hint="eastAsia"/>
              </w:rPr>
              <w:t>简单</w:t>
            </w:r>
            <w:r>
              <w:t>说明</w:t>
            </w:r>
          </w:p>
        </w:tc>
        <w:tc>
          <w:tcPr>
            <w:tcW w:w="1420" w:type="dxa"/>
          </w:tcPr>
          <w:p w14:paraId="43B8B349" w14:textId="77777777" w:rsidR="00F2244A" w:rsidRDefault="00F2244A" w:rsidP="008E573D"/>
        </w:tc>
        <w:tc>
          <w:tcPr>
            <w:tcW w:w="1420" w:type="dxa"/>
          </w:tcPr>
          <w:p w14:paraId="1FC2D4F5" w14:textId="77777777" w:rsidR="00F2244A" w:rsidRDefault="00F2244A" w:rsidP="008E573D"/>
        </w:tc>
        <w:tc>
          <w:tcPr>
            <w:tcW w:w="1420" w:type="dxa"/>
          </w:tcPr>
          <w:p w14:paraId="107081E4" w14:textId="77777777" w:rsidR="00F2244A" w:rsidRDefault="00F2244A" w:rsidP="008E573D"/>
        </w:tc>
        <w:tc>
          <w:tcPr>
            <w:tcW w:w="1421" w:type="dxa"/>
          </w:tcPr>
          <w:p w14:paraId="4733B4DC" w14:textId="77777777" w:rsidR="00F2244A" w:rsidRDefault="00F2244A" w:rsidP="008E573D"/>
        </w:tc>
        <w:tc>
          <w:tcPr>
            <w:tcW w:w="1421" w:type="dxa"/>
          </w:tcPr>
          <w:p w14:paraId="25AE3C22" w14:textId="77777777" w:rsidR="00F2244A" w:rsidRDefault="00F2244A" w:rsidP="008E573D"/>
        </w:tc>
      </w:tr>
      <w:tr w:rsidR="00F2244A" w14:paraId="029A68E1" w14:textId="77777777" w:rsidTr="008E573D">
        <w:tc>
          <w:tcPr>
            <w:tcW w:w="1420" w:type="dxa"/>
          </w:tcPr>
          <w:p w14:paraId="122BE2B0" w14:textId="77777777" w:rsidR="00F2244A" w:rsidRDefault="00F2244A" w:rsidP="008E573D">
            <w:commentRangeStart w:id="4"/>
            <w:r>
              <w:rPr>
                <w:rFonts w:hint="eastAsia"/>
              </w:rPr>
              <w:t>零售价格</w:t>
            </w:r>
            <w:commentRangeEnd w:id="4"/>
            <w:r w:rsidR="00C648CD">
              <w:rPr>
                <w:rStyle w:val="ac"/>
              </w:rPr>
              <w:commentReference w:id="4"/>
            </w:r>
          </w:p>
        </w:tc>
        <w:tc>
          <w:tcPr>
            <w:tcW w:w="1420" w:type="dxa"/>
          </w:tcPr>
          <w:p w14:paraId="38A441A5" w14:textId="77777777" w:rsidR="00F2244A" w:rsidRDefault="00F2244A" w:rsidP="008E573D"/>
        </w:tc>
        <w:tc>
          <w:tcPr>
            <w:tcW w:w="1420" w:type="dxa"/>
          </w:tcPr>
          <w:p w14:paraId="10772A44" w14:textId="77777777" w:rsidR="00F2244A" w:rsidRDefault="00F2244A" w:rsidP="008E573D"/>
        </w:tc>
        <w:tc>
          <w:tcPr>
            <w:tcW w:w="1420" w:type="dxa"/>
          </w:tcPr>
          <w:p w14:paraId="469D2594" w14:textId="77777777" w:rsidR="00F2244A" w:rsidRDefault="00F2244A" w:rsidP="008E573D"/>
        </w:tc>
        <w:tc>
          <w:tcPr>
            <w:tcW w:w="1421" w:type="dxa"/>
          </w:tcPr>
          <w:p w14:paraId="15B7856C" w14:textId="77777777" w:rsidR="00F2244A" w:rsidRDefault="00F2244A" w:rsidP="008E573D"/>
        </w:tc>
        <w:tc>
          <w:tcPr>
            <w:tcW w:w="1421" w:type="dxa"/>
          </w:tcPr>
          <w:p w14:paraId="3C862DDE" w14:textId="77777777" w:rsidR="00F2244A" w:rsidRPr="00BA0DE0" w:rsidRDefault="00BA0DE0" w:rsidP="008E573D">
            <w:pPr>
              <w:rPr>
                <w:color w:val="FF0000"/>
              </w:rPr>
            </w:pPr>
            <w:r w:rsidRPr="00BA0DE0">
              <w:rPr>
                <w:rFonts w:hint="eastAsia"/>
                <w:color w:val="FF0000"/>
              </w:rPr>
              <w:t>划掉</w:t>
            </w:r>
          </w:p>
        </w:tc>
      </w:tr>
      <w:tr w:rsidR="00F2244A" w14:paraId="09FEEFBE" w14:textId="77777777" w:rsidTr="008E573D">
        <w:tc>
          <w:tcPr>
            <w:tcW w:w="1420" w:type="dxa"/>
          </w:tcPr>
          <w:p w14:paraId="78B6414C" w14:textId="77777777" w:rsidR="00F2244A" w:rsidRDefault="00F2244A" w:rsidP="00F2244A">
            <w:r>
              <w:rPr>
                <w:rFonts w:hint="eastAsia"/>
              </w:rPr>
              <w:t>当前价格</w:t>
            </w:r>
          </w:p>
        </w:tc>
        <w:tc>
          <w:tcPr>
            <w:tcW w:w="1420" w:type="dxa"/>
          </w:tcPr>
          <w:p w14:paraId="02F3FE58" w14:textId="77777777" w:rsidR="00F2244A" w:rsidRDefault="00F2244A" w:rsidP="008E573D"/>
        </w:tc>
        <w:tc>
          <w:tcPr>
            <w:tcW w:w="1420" w:type="dxa"/>
          </w:tcPr>
          <w:p w14:paraId="65713894" w14:textId="77777777" w:rsidR="00F2244A" w:rsidRDefault="00F2244A" w:rsidP="008E573D"/>
        </w:tc>
        <w:tc>
          <w:tcPr>
            <w:tcW w:w="1420" w:type="dxa"/>
          </w:tcPr>
          <w:p w14:paraId="439471F7" w14:textId="77777777" w:rsidR="00F2244A" w:rsidRDefault="00F2244A" w:rsidP="008E573D"/>
        </w:tc>
        <w:tc>
          <w:tcPr>
            <w:tcW w:w="1421" w:type="dxa"/>
          </w:tcPr>
          <w:p w14:paraId="30E4E64D" w14:textId="77777777" w:rsidR="00F2244A" w:rsidRDefault="00F2244A" w:rsidP="008E573D"/>
        </w:tc>
        <w:tc>
          <w:tcPr>
            <w:tcW w:w="1421" w:type="dxa"/>
          </w:tcPr>
          <w:p w14:paraId="5863DC15" w14:textId="77777777" w:rsidR="00F2244A" w:rsidRDefault="00F2244A" w:rsidP="008E573D">
            <w:r>
              <w:t>当前登录用户的价格</w:t>
            </w:r>
          </w:p>
        </w:tc>
      </w:tr>
    </w:tbl>
    <w:p w14:paraId="144004E6" w14:textId="77777777" w:rsidR="00F2244A" w:rsidRDefault="00F2244A" w:rsidP="00F2244A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14:paraId="770899DB" w14:textId="77777777" w:rsidR="00F2244A" w:rsidRDefault="00F2244A" w:rsidP="00F2244A">
      <w:pPr>
        <w:pStyle w:val="a5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操作说明</w:t>
      </w:r>
    </w:p>
    <w:p w14:paraId="20037081" w14:textId="77777777" w:rsidR="001700EC" w:rsidRDefault="00F2244A" w:rsidP="00F2244A">
      <w:pPr>
        <w:pStyle w:val="a5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进入画面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</w:t>
      </w:r>
    </w:p>
    <w:p w14:paraId="3EFFC7C6" w14:textId="77777777" w:rsidR="001700EC" w:rsidRDefault="001700EC" w:rsidP="004803F6">
      <w:pPr>
        <w:pStyle w:val="a5"/>
        <w:widowControl/>
        <w:ind w:left="120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产品展示上面显示首页广告图片，从后台获取。</w:t>
      </w:r>
    </w:p>
    <w:p w14:paraId="759FD8A2" w14:textId="77777777" w:rsidR="00F2244A" w:rsidRDefault="009E23A2" w:rsidP="004803F6">
      <w:pPr>
        <w:pStyle w:val="a5"/>
        <w:widowControl/>
        <w:ind w:left="120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按名称顺序显示所有商品，向下滑动刷新，向上滑动持续加载更多商品。</w:t>
      </w:r>
    </w:p>
    <w:p w14:paraId="1046B9AA" w14:textId="77777777" w:rsidR="00F2244A" w:rsidRDefault="00F2244A" w:rsidP="00F2244A">
      <w:pPr>
        <w:pStyle w:val="a5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商品查询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</w:t>
      </w:r>
    </w:p>
    <w:p w14:paraId="044D5726" w14:textId="77777777" w:rsidR="009E23A2" w:rsidRDefault="009E23A2" w:rsidP="009E23A2">
      <w:pPr>
        <w:pStyle w:val="a5"/>
        <w:widowControl/>
        <w:ind w:left="120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可以按照商品名称和描述，商品类别名称对商品进行模糊查询。</w:t>
      </w:r>
    </w:p>
    <w:p w14:paraId="2614FC9C" w14:textId="77777777" w:rsidR="00F2244A" w:rsidRDefault="00F2244A" w:rsidP="00F2244A">
      <w:pPr>
        <w:pStyle w:val="a5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加入购物车</w:t>
      </w:r>
      <w:r w:rsidR="009E23A2">
        <w:rPr>
          <w:rFonts w:ascii="宋体" w:eastAsia="宋体" w:hAnsi="宋体" w:cs="宋体" w:hint="eastAsia"/>
          <w:noProof/>
          <w:kern w:val="0"/>
          <w:sz w:val="24"/>
          <w:szCs w:val="24"/>
        </w:rPr>
        <w:t>：</w:t>
      </w:r>
    </w:p>
    <w:p w14:paraId="0E2BC22B" w14:textId="77777777" w:rsidR="009E23A2" w:rsidRDefault="009E23A2" w:rsidP="009E23A2">
      <w:pPr>
        <w:pStyle w:val="a5"/>
        <w:widowControl/>
        <w:ind w:left="120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t>将商品加入购物车，如果购物车中该商品已经存在，则数量加1；如果不存在，则加入购物车，数量为1。</w:t>
      </w:r>
    </w:p>
    <w:p w14:paraId="3FC4A8C3" w14:textId="77777777" w:rsidR="00F2244A" w:rsidRDefault="00F2244A" w:rsidP="00F2244A">
      <w:pPr>
        <w:pStyle w:val="a5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点击商品</w:t>
      </w:r>
      <w:r w:rsidR="009E23A2">
        <w:rPr>
          <w:rFonts w:ascii="宋体" w:eastAsia="宋体" w:hAnsi="宋体" w:cs="宋体" w:hint="eastAsia"/>
          <w:noProof/>
          <w:kern w:val="0"/>
          <w:sz w:val="24"/>
          <w:szCs w:val="24"/>
        </w:rPr>
        <w:t>：在商品详情画面展示该商品。</w:t>
      </w:r>
    </w:p>
    <w:p w14:paraId="768B2311" w14:textId="77777777" w:rsidR="00F2244A" w:rsidRDefault="00F2244A" w:rsidP="00AE16C3">
      <w:pPr>
        <w:pStyle w:val="a5"/>
        <w:widowControl/>
        <w:numPr>
          <w:ilvl w:val="0"/>
          <w:numId w:val="1"/>
        </w:numPr>
        <w:ind w:left="552" w:hangingChars="230" w:hanging="552"/>
        <w:jc w:val="left"/>
        <w:outlineLvl w:val="0"/>
        <w:rPr>
          <w:rFonts w:ascii="宋体" w:eastAsia="宋体" w:hAnsi="宋体" w:cs="宋体"/>
          <w:noProof/>
          <w:kern w:val="0"/>
          <w:sz w:val="24"/>
          <w:szCs w:val="24"/>
        </w:rPr>
      </w:pPr>
      <w:bookmarkStart w:id="5" w:name="_Toc17301014"/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商品详情</w:t>
      </w:r>
      <w:bookmarkEnd w:id="5"/>
    </w:p>
    <w:p w14:paraId="52CD4866" w14:textId="77777777" w:rsidR="00F2244A" w:rsidRDefault="00F2244A" w:rsidP="00F2244A">
      <w:pPr>
        <w:pStyle w:val="a5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界面截图</w:t>
      </w:r>
    </w:p>
    <w:p w14:paraId="285F4966" w14:textId="77777777" w:rsidR="00DE3BD2" w:rsidRPr="00DE3BD2" w:rsidRDefault="00DE3BD2" w:rsidP="00DE3BD2">
      <w:pPr>
        <w:widowControl/>
        <w:ind w:left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E6CAE37" wp14:editId="0A6452B2">
            <wp:extent cx="2540713" cy="4406900"/>
            <wp:effectExtent l="0" t="0" r="0" b="0"/>
            <wp:docPr id="3" name="图片 3" descr="C:\Users\andrew\AppData\Roaming\Tencent\Users\358399800\QQ\WinTemp\RichOle\LV)$5}0MGSP_9EPPNL3YPK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ew\AppData\Roaming\Tencent\Users\358399800\QQ\WinTemp\RichOle\LV)$5}0MGSP_9EPPNL3YPK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200" cy="441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F8773" w14:textId="77777777" w:rsidR="009E23A2" w:rsidRPr="004C3E00" w:rsidRDefault="009E23A2" w:rsidP="009E23A2">
      <w:pPr>
        <w:widowControl/>
        <w:ind w:leftChars="337" w:left="708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F4C25DD" w14:textId="77777777" w:rsidR="00F2244A" w:rsidRDefault="00F2244A" w:rsidP="00F2244A">
      <w:pPr>
        <w:pStyle w:val="a5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界面要素说明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9E23A2" w14:paraId="0C88E4FD" w14:textId="77777777" w:rsidTr="008E573D">
        <w:tc>
          <w:tcPr>
            <w:tcW w:w="1420" w:type="dxa"/>
          </w:tcPr>
          <w:p w14:paraId="47555604" w14:textId="77777777" w:rsidR="009E23A2" w:rsidRPr="00B039A1" w:rsidRDefault="009E23A2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420" w:type="dxa"/>
          </w:tcPr>
          <w:p w14:paraId="2FD1C347" w14:textId="77777777" w:rsidR="009E23A2" w:rsidRPr="00B039A1" w:rsidRDefault="009E23A2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420" w:type="dxa"/>
          </w:tcPr>
          <w:p w14:paraId="1D3D3CE2" w14:textId="77777777" w:rsidR="009E23A2" w:rsidRPr="00B039A1" w:rsidRDefault="009E23A2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420" w:type="dxa"/>
          </w:tcPr>
          <w:p w14:paraId="51556585" w14:textId="77777777" w:rsidR="009E23A2" w:rsidRPr="00B039A1" w:rsidRDefault="009E23A2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421" w:type="dxa"/>
          </w:tcPr>
          <w:p w14:paraId="54247ABA" w14:textId="77777777" w:rsidR="009E23A2" w:rsidRPr="00B039A1" w:rsidRDefault="009E23A2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421" w:type="dxa"/>
          </w:tcPr>
          <w:p w14:paraId="1685227D" w14:textId="77777777" w:rsidR="009E23A2" w:rsidRPr="00B039A1" w:rsidRDefault="009E23A2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9E23A2" w14:paraId="04574964" w14:textId="77777777" w:rsidTr="008E573D">
        <w:tc>
          <w:tcPr>
            <w:tcW w:w="1420" w:type="dxa"/>
          </w:tcPr>
          <w:p w14:paraId="7AC56DA3" w14:textId="77777777" w:rsidR="009E23A2" w:rsidRDefault="009E23A2" w:rsidP="008E573D">
            <w:r>
              <w:rPr>
                <w:rFonts w:hint="eastAsia"/>
              </w:rPr>
              <w:t>商品大图</w:t>
            </w:r>
          </w:p>
        </w:tc>
        <w:tc>
          <w:tcPr>
            <w:tcW w:w="1420" w:type="dxa"/>
          </w:tcPr>
          <w:p w14:paraId="030BFB1B" w14:textId="77777777" w:rsidR="009E23A2" w:rsidRDefault="009E23A2" w:rsidP="008E573D"/>
        </w:tc>
        <w:tc>
          <w:tcPr>
            <w:tcW w:w="1420" w:type="dxa"/>
          </w:tcPr>
          <w:p w14:paraId="7DACFC11" w14:textId="77777777" w:rsidR="009E23A2" w:rsidRDefault="009E23A2" w:rsidP="008E573D"/>
        </w:tc>
        <w:tc>
          <w:tcPr>
            <w:tcW w:w="1420" w:type="dxa"/>
          </w:tcPr>
          <w:p w14:paraId="704F2065" w14:textId="77777777" w:rsidR="009E23A2" w:rsidRDefault="009E23A2" w:rsidP="008E573D"/>
        </w:tc>
        <w:tc>
          <w:tcPr>
            <w:tcW w:w="1421" w:type="dxa"/>
          </w:tcPr>
          <w:p w14:paraId="269ABC27" w14:textId="77777777" w:rsidR="009E23A2" w:rsidRDefault="009E23A2" w:rsidP="008E573D"/>
        </w:tc>
        <w:tc>
          <w:tcPr>
            <w:tcW w:w="1421" w:type="dxa"/>
          </w:tcPr>
          <w:p w14:paraId="1930E895" w14:textId="77777777" w:rsidR="009E23A2" w:rsidRDefault="009E23A2" w:rsidP="008E573D"/>
        </w:tc>
      </w:tr>
      <w:tr w:rsidR="009E23A2" w14:paraId="71185972" w14:textId="77777777" w:rsidTr="008E573D">
        <w:tc>
          <w:tcPr>
            <w:tcW w:w="1420" w:type="dxa"/>
          </w:tcPr>
          <w:p w14:paraId="23A729B7" w14:textId="77777777" w:rsidR="009E23A2" w:rsidRDefault="009E23A2" w:rsidP="008E573D">
            <w:r>
              <w:rPr>
                <w:rFonts w:hint="eastAsia"/>
              </w:rPr>
              <w:t>商品名称</w:t>
            </w:r>
          </w:p>
        </w:tc>
        <w:tc>
          <w:tcPr>
            <w:tcW w:w="1420" w:type="dxa"/>
          </w:tcPr>
          <w:p w14:paraId="5EF827A5" w14:textId="77777777" w:rsidR="009E23A2" w:rsidRDefault="009E23A2" w:rsidP="008E573D"/>
        </w:tc>
        <w:tc>
          <w:tcPr>
            <w:tcW w:w="1420" w:type="dxa"/>
          </w:tcPr>
          <w:p w14:paraId="7115E0CC" w14:textId="77777777" w:rsidR="009E23A2" w:rsidRDefault="009E23A2" w:rsidP="008E573D"/>
        </w:tc>
        <w:tc>
          <w:tcPr>
            <w:tcW w:w="1420" w:type="dxa"/>
          </w:tcPr>
          <w:p w14:paraId="6F5DD59D" w14:textId="77777777" w:rsidR="009E23A2" w:rsidRDefault="009E23A2" w:rsidP="008E573D"/>
        </w:tc>
        <w:tc>
          <w:tcPr>
            <w:tcW w:w="1421" w:type="dxa"/>
          </w:tcPr>
          <w:p w14:paraId="7DD8CA43" w14:textId="77777777" w:rsidR="009E23A2" w:rsidRDefault="009E23A2" w:rsidP="008E573D"/>
        </w:tc>
        <w:tc>
          <w:tcPr>
            <w:tcW w:w="1421" w:type="dxa"/>
          </w:tcPr>
          <w:p w14:paraId="00D471A4" w14:textId="77777777" w:rsidR="009E23A2" w:rsidRDefault="009E23A2" w:rsidP="008E573D"/>
        </w:tc>
      </w:tr>
      <w:tr w:rsidR="009E23A2" w14:paraId="0012B081" w14:textId="77777777" w:rsidTr="008E573D">
        <w:tc>
          <w:tcPr>
            <w:tcW w:w="1420" w:type="dxa"/>
          </w:tcPr>
          <w:p w14:paraId="4E2C6572" w14:textId="77777777" w:rsidR="009E23A2" w:rsidRDefault="009E23A2" w:rsidP="008E573D">
            <w:r>
              <w:rPr>
                <w:rFonts w:hint="eastAsia"/>
              </w:rPr>
              <w:t>详细</w:t>
            </w:r>
            <w:r>
              <w:t>说明</w:t>
            </w:r>
          </w:p>
        </w:tc>
        <w:tc>
          <w:tcPr>
            <w:tcW w:w="1420" w:type="dxa"/>
          </w:tcPr>
          <w:p w14:paraId="183CB589" w14:textId="77777777" w:rsidR="009E23A2" w:rsidRDefault="009E23A2" w:rsidP="008E573D"/>
        </w:tc>
        <w:tc>
          <w:tcPr>
            <w:tcW w:w="1420" w:type="dxa"/>
          </w:tcPr>
          <w:p w14:paraId="6C0D0A8E" w14:textId="77777777" w:rsidR="009E23A2" w:rsidRDefault="009E23A2" w:rsidP="008E573D"/>
        </w:tc>
        <w:tc>
          <w:tcPr>
            <w:tcW w:w="1420" w:type="dxa"/>
          </w:tcPr>
          <w:p w14:paraId="4B5AD5DB" w14:textId="77777777" w:rsidR="009E23A2" w:rsidRDefault="009E23A2" w:rsidP="008E573D"/>
        </w:tc>
        <w:tc>
          <w:tcPr>
            <w:tcW w:w="1421" w:type="dxa"/>
          </w:tcPr>
          <w:p w14:paraId="76CB1E87" w14:textId="77777777" w:rsidR="009E23A2" w:rsidRDefault="009E23A2" w:rsidP="008E573D"/>
        </w:tc>
        <w:tc>
          <w:tcPr>
            <w:tcW w:w="1421" w:type="dxa"/>
          </w:tcPr>
          <w:p w14:paraId="695F176D" w14:textId="77777777" w:rsidR="009E23A2" w:rsidRDefault="009E23A2" w:rsidP="008E573D"/>
        </w:tc>
      </w:tr>
      <w:tr w:rsidR="009E23A2" w14:paraId="65A25AAF" w14:textId="77777777" w:rsidTr="008E573D">
        <w:tc>
          <w:tcPr>
            <w:tcW w:w="1420" w:type="dxa"/>
          </w:tcPr>
          <w:p w14:paraId="6809FAA9" w14:textId="77777777" w:rsidR="009E23A2" w:rsidRDefault="009E23A2" w:rsidP="008E573D">
            <w:r>
              <w:rPr>
                <w:rFonts w:hint="eastAsia"/>
              </w:rPr>
              <w:t>规格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计量单位</w:t>
            </w:r>
          </w:p>
        </w:tc>
        <w:tc>
          <w:tcPr>
            <w:tcW w:w="1420" w:type="dxa"/>
          </w:tcPr>
          <w:p w14:paraId="61E20F45" w14:textId="77777777" w:rsidR="009E23A2" w:rsidRDefault="009E23A2" w:rsidP="008E573D"/>
        </w:tc>
        <w:tc>
          <w:tcPr>
            <w:tcW w:w="1420" w:type="dxa"/>
          </w:tcPr>
          <w:p w14:paraId="3870A46E" w14:textId="77777777" w:rsidR="009E23A2" w:rsidRDefault="009E23A2" w:rsidP="008E573D"/>
        </w:tc>
        <w:tc>
          <w:tcPr>
            <w:tcW w:w="1420" w:type="dxa"/>
          </w:tcPr>
          <w:p w14:paraId="5460EC0C" w14:textId="77777777" w:rsidR="009E23A2" w:rsidRDefault="009E23A2" w:rsidP="008E573D"/>
        </w:tc>
        <w:tc>
          <w:tcPr>
            <w:tcW w:w="1421" w:type="dxa"/>
          </w:tcPr>
          <w:p w14:paraId="254C6B44" w14:textId="77777777" w:rsidR="009E23A2" w:rsidRDefault="009E23A2" w:rsidP="008E573D"/>
        </w:tc>
        <w:tc>
          <w:tcPr>
            <w:tcW w:w="1421" w:type="dxa"/>
          </w:tcPr>
          <w:p w14:paraId="7FBBE08C" w14:textId="77777777" w:rsidR="009E23A2" w:rsidRDefault="009E23A2" w:rsidP="008E573D"/>
        </w:tc>
      </w:tr>
      <w:tr w:rsidR="009E23A2" w14:paraId="6136B569" w14:textId="77777777" w:rsidTr="008E573D">
        <w:tc>
          <w:tcPr>
            <w:tcW w:w="1420" w:type="dxa"/>
          </w:tcPr>
          <w:p w14:paraId="207DE748" w14:textId="77777777" w:rsidR="009E23A2" w:rsidRDefault="009E23A2" w:rsidP="008E573D">
            <w:r>
              <w:rPr>
                <w:rFonts w:hint="eastAsia"/>
              </w:rPr>
              <w:t>当前价格</w:t>
            </w:r>
          </w:p>
        </w:tc>
        <w:tc>
          <w:tcPr>
            <w:tcW w:w="1420" w:type="dxa"/>
          </w:tcPr>
          <w:p w14:paraId="191E8ABA" w14:textId="77777777" w:rsidR="009E23A2" w:rsidRDefault="009E23A2" w:rsidP="008E573D"/>
        </w:tc>
        <w:tc>
          <w:tcPr>
            <w:tcW w:w="1420" w:type="dxa"/>
          </w:tcPr>
          <w:p w14:paraId="43BCC5AE" w14:textId="77777777" w:rsidR="009E23A2" w:rsidRDefault="009E23A2" w:rsidP="008E573D"/>
        </w:tc>
        <w:tc>
          <w:tcPr>
            <w:tcW w:w="1420" w:type="dxa"/>
          </w:tcPr>
          <w:p w14:paraId="3BF88252" w14:textId="77777777" w:rsidR="009E23A2" w:rsidRDefault="009E23A2" w:rsidP="008E573D"/>
        </w:tc>
        <w:tc>
          <w:tcPr>
            <w:tcW w:w="1421" w:type="dxa"/>
          </w:tcPr>
          <w:p w14:paraId="47AC6306" w14:textId="77777777" w:rsidR="009E23A2" w:rsidRDefault="009E23A2" w:rsidP="008E573D"/>
        </w:tc>
        <w:tc>
          <w:tcPr>
            <w:tcW w:w="1421" w:type="dxa"/>
          </w:tcPr>
          <w:p w14:paraId="3B5FB1D9" w14:textId="77777777" w:rsidR="009E23A2" w:rsidRDefault="009E23A2" w:rsidP="008E573D">
            <w:r>
              <w:t>当前登录用户的价格</w:t>
            </w:r>
          </w:p>
        </w:tc>
      </w:tr>
    </w:tbl>
    <w:p w14:paraId="0ADA6659" w14:textId="77777777" w:rsidR="009E23A2" w:rsidRDefault="009E23A2" w:rsidP="009E23A2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14:paraId="779518B4" w14:textId="77777777" w:rsidR="00F2244A" w:rsidRDefault="00F2244A" w:rsidP="00F2244A">
      <w:pPr>
        <w:pStyle w:val="a5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操作说明</w:t>
      </w:r>
    </w:p>
    <w:p w14:paraId="2DE1B052" w14:textId="77777777" w:rsidR="009E23A2" w:rsidRDefault="009E23A2" w:rsidP="009E23A2">
      <w:pPr>
        <w:pStyle w:val="a5"/>
        <w:widowControl/>
        <w:numPr>
          <w:ilvl w:val="0"/>
          <w:numId w:val="7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加入购物车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: 同商品展示的加入购物车。</w:t>
      </w:r>
    </w:p>
    <w:p w14:paraId="4636083D" w14:textId="77777777" w:rsidR="009E23A2" w:rsidRPr="009E23A2" w:rsidRDefault="009E23A2" w:rsidP="009E23A2">
      <w:pPr>
        <w:pStyle w:val="a5"/>
        <w:widowControl/>
        <w:numPr>
          <w:ilvl w:val="0"/>
          <w:numId w:val="7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立即付款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：进入生成订单画面，并将此商品直接加入订单。</w:t>
      </w:r>
    </w:p>
    <w:p w14:paraId="21E6ECD2" w14:textId="77777777" w:rsidR="00F2244A" w:rsidRDefault="00F2244A" w:rsidP="00F2244A">
      <w:pPr>
        <w:pStyle w:val="a5"/>
        <w:widowControl/>
        <w:ind w:left="48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14:paraId="3317F3E8" w14:textId="77777777" w:rsidR="00F2244A" w:rsidRDefault="009E23A2" w:rsidP="00AE16C3">
      <w:pPr>
        <w:pStyle w:val="a5"/>
        <w:widowControl/>
        <w:numPr>
          <w:ilvl w:val="0"/>
          <w:numId w:val="1"/>
        </w:numPr>
        <w:ind w:left="552" w:hangingChars="230" w:hanging="552"/>
        <w:jc w:val="left"/>
        <w:outlineLvl w:val="0"/>
        <w:rPr>
          <w:rFonts w:ascii="宋体" w:eastAsia="宋体" w:hAnsi="宋体" w:cs="宋体"/>
          <w:noProof/>
          <w:kern w:val="0"/>
          <w:sz w:val="24"/>
          <w:szCs w:val="24"/>
        </w:rPr>
      </w:pPr>
      <w:bookmarkStart w:id="6" w:name="_Toc17301015"/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查看购物车</w:t>
      </w:r>
      <w:bookmarkEnd w:id="6"/>
    </w:p>
    <w:p w14:paraId="38F4C6ED" w14:textId="77777777" w:rsidR="009E23A2" w:rsidRDefault="009E23A2" w:rsidP="009E23A2">
      <w:pPr>
        <w:pStyle w:val="a5"/>
        <w:widowControl/>
        <w:numPr>
          <w:ilvl w:val="0"/>
          <w:numId w:val="8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t>界面截图</w:t>
      </w:r>
    </w:p>
    <w:p w14:paraId="21803C0E" w14:textId="77777777" w:rsidR="00DE3BD2" w:rsidRPr="00DE3BD2" w:rsidRDefault="00DE3BD2" w:rsidP="00DE3BD2">
      <w:pPr>
        <w:widowControl/>
        <w:ind w:left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5C51A8E" wp14:editId="359893A7">
            <wp:extent cx="2580736" cy="4559300"/>
            <wp:effectExtent l="0" t="0" r="0" b="0"/>
            <wp:docPr id="4" name="图片 4" descr="C:\Users\andrew\AppData\Roaming\Tencent\Users\358399800\QQ\WinTemp\RichOle\@E9P4J)9IWK(VC012%ZB@C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drew\AppData\Roaming\Tencent\Users\358399800\QQ\WinTemp\RichOle\@E9P4J)9IWK(VC012%ZB@CV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736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CA347" w14:textId="77777777" w:rsidR="009E23A2" w:rsidRDefault="009E23A2" w:rsidP="009E23A2">
      <w:pPr>
        <w:widowControl/>
        <w:ind w:leftChars="337" w:left="708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160AB7D" w14:textId="77777777" w:rsidR="009E23A2" w:rsidRDefault="009E23A2" w:rsidP="009E23A2">
      <w:pPr>
        <w:pStyle w:val="a5"/>
        <w:widowControl/>
        <w:numPr>
          <w:ilvl w:val="0"/>
          <w:numId w:val="8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界面要素说明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9E23A2" w14:paraId="2C249427" w14:textId="77777777" w:rsidTr="009E23A2">
        <w:tc>
          <w:tcPr>
            <w:tcW w:w="1350" w:type="dxa"/>
          </w:tcPr>
          <w:p w14:paraId="549FCC4D" w14:textId="77777777" w:rsidR="009E23A2" w:rsidRPr="00B039A1" w:rsidRDefault="009E23A2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350" w:type="dxa"/>
          </w:tcPr>
          <w:p w14:paraId="116D8369" w14:textId="77777777" w:rsidR="009E23A2" w:rsidRPr="00B039A1" w:rsidRDefault="009E23A2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350" w:type="dxa"/>
          </w:tcPr>
          <w:p w14:paraId="31571A07" w14:textId="77777777" w:rsidR="009E23A2" w:rsidRPr="00B039A1" w:rsidRDefault="009E23A2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350" w:type="dxa"/>
          </w:tcPr>
          <w:p w14:paraId="758E51EF" w14:textId="77777777" w:rsidR="009E23A2" w:rsidRPr="00B039A1" w:rsidRDefault="009E23A2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351" w:type="dxa"/>
          </w:tcPr>
          <w:p w14:paraId="6FEA4465" w14:textId="77777777" w:rsidR="009E23A2" w:rsidRPr="00B039A1" w:rsidRDefault="009E23A2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351" w:type="dxa"/>
          </w:tcPr>
          <w:p w14:paraId="094EB93A" w14:textId="77777777" w:rsidR="009E23A2" w:rsidRPr="00B039A1" w:rsidRDefault="009E23A2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9E23A2" w14:paraId="4830C151" w14:textId="77777777" w:rsidTr="009E23A2">
        <w:tc>
          <w:tcPr>
            <w:tcW w:w="1350" w:type="dxa"/>
          </w:tcPr>
          <w:p w14:paraId="12546AD9" w14:textId="77777777" w:rsidR="009E23A2" w:rsidRDefault="009E23A2" w:rsidP="008E573D">
            <w:r>
              <w:rPr>
                <w:rFonts w:hint="eastAsia"/>
              </w:rPr>
              <w:t>商品小图</w:t>
            </w:r>
          </w:p>
        </w:tc>
        <w:tc>
          <w:tcPr>
            <w:tcW w:w="1350" w:type="dxa"/>
          </w:tcPr>
          <w:p w14:paraId="4B93AFAB" w14:textId="77777777" w:rsidR="009E23A2" w:rsidRDefault="009E23A2" w:rsidP="008E573D"/>
        </w:tc>
        <w:tc>
          <w:tcPr>
            <w:tcW w:w="1350" w:type="dxa"/>
          </w:tcPr>
          <w:p w14:paraId="7BC70CBB" w14:textId="77777777" w:rsidR="009E23A2" w:rsidRDefault="009E23A2" w:rsidP="008E573D"/>
        </w:tc>
        <w:tc>
          <w:tcPr>
            <w:tcW w:w="1350" w:type="dxa"/>
          </w:tcPr>
          <w:p w14:paraId="1E406B6E" w14:textId="77777777" w:rsidR="009E23A2" w:rsidRDefault="009E23A2" w:rsidP="008E573D"/>
        </w:tc>
        <w:tc>
          <w:tcPr>
            <w:tcW w:w="1351" w:type="dxa"/>
          </w:tcPr>
          <w:p w14:paraId="28661A6D" w14:textId="77777777" w:rsidR="009E23A2" w:rsidRDefault="009E23A2" w:rsidP="008E573D"/>
        </w:tc>
        <w:tc>
          <w:tcPr>
            <w:tcW w:w="1351" w:type="dxa"/>
          </w:tcPr>
          <w:p w14:paraId="70109BAA" w14:textId="77777777" w:rsidR="009E23A2" w:rsidRDefault="009E23A2" w:rsidP="008E573D"/>
        </w:tc>
      </w:tr>
      <w:tr w:rsidR="009E23A2" w14:paraId="47CA6D95" w14:textId="77777777" w:rsidTr="009E23A2">
        <w:tc>
          <w:tcPr>
            <w:tcW w:w="1350" w:type="dxa"/>
          </w:tcPr>
          <w:p w14:paraId="1175244F" w14:textId="77777777" w:rsidR="009E23A2" w:rsidRDefault="009E23A2" w:rsidP="008E573D"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规格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计量单位</w:t>
            </w:r>
          </w:p>
        </w:tc>
        <w:tc>
          <w:tcPr>
            <w:tcW w:w="1350" w:type="dxa"/>
          </w:tcPr>
          <w:p w14:paraId="55FEA30B" w14:textId="77777777" w:rsidR="009E23A2" w:rsidRDefault="009E23A2" w:rsidP="008E573D"/>
        </w:tc>
        <w:tc>
          <w:tcPr>
            <w:tcW w:w="1350" w:type="dxa"/>
          </w:tcPr>
          <w:p w14:paraId="24C1CD9E" w14:textId="77777777" w:rsidR="009E23A2" w:rsidRDefault="009E23A2" w:rsidP="008E573D"/>
        </w:tc>
        <w:tc>
          <w:tcPr>
            <w:tcW w:w="1350" w:type="dxa"/>
          </w:tcPr>
          <w:p w14:paraId="39F9DA1A" w14:textId="77777777" w:rsidR="009E23A2" w:rsidRDefault="009E23A2" w:rsidP="008E573D"/>
        </w:tc>
        <w:tc>
          <w:tcPr>
            <w:tcW w:w="1351" w:type="dxa"/>
          </w:tcPr>
          <w:p w14:paraId="4130D7A9" w14:textId="77777777" w:rsidR="009E23A2" w:rsidRDefault="009E23A2" w:rsidP="008E573D"/>
        </w:tc>
        <w:tc>
          <w:tcPr>
            <w:tcW w:w="1351" w:type="dxa"/>
          </w:tcPr>
          <w:p w14:paraId="09CE3B6D" w14:textId="77777777" w:rsidR="009E23A2" w:rsidRDefault="009E23A2" w:rsidP="008E573D"/>
        </w:tc>
      </w:tr>
      <w:tr w:rsidR="009E23A2" w14:paraId="2ECDBC9F" w14:textId="77777777" w:rsidTr="009E23A2">
        <w:tc>
          <w:tcPr>
            <w:tcW w:w="1350" w:type="dxa"/>
          </w:tcPr>
          <w:p w14:paraId="3BDAD4AE" w14:textId="77777777" w:rsidR="009E23A2" w:rsidRDefault="009E23A2" w:rsidP="008E573D">
            <w:r>
              <w:rPr>
                <w:rFonts w:hint="eastAsia"/>
              </w:rPr>
              <w:t>当前价格</w:t>
            </w:r>
          </w:p>
        </w:tc>
        <w:tc>
          <w:tcPr>
            <w:tcW w:w="1350" w:type="dxa"/>
          </w:tcPr>
          <w:p w14:paraId="551DF219" w14:textId="77777777" w:rsidR="009E23A2" w:rsidRDefault="009E23A2" w:rsidP="008E573D"/>
        </w:tc>
        <w:tc>
          <w:tcPr>
            <w:tcW w:w="1350" w:type="dxa"/>
          </w:tcPr>
          <w:p w14:paraId="78DD8F95" w14:textId="77777777" w:rsidR="009E23A2" w:rsidRDefault="009E23A2" w:rsidP="008E573D"/>
        </w:tc>
        <w:tc>
          <w:tcPr>
            <w:tcW w:w="1350" w:type="dxa"/>
          </w:tcPr>
          <w:p w14:paraId="66DA338C" w14:textId="77777777" w:rsidR="009E23A2" w:rsidRDefault="009E23A2" w:rsidP="008E573D"/>
        </w:tc>
        <w:tc>
          <w:tcPr>
            <w:tcW w:w="1351" w:type="dxa"/>
          </w:tcPr>
          <w:p w14:paraId="5BF87BC4" w14:textId="77777777" w:rsidR="009E23A2" w:rsidRDefault="009E23A2" w:rsidP="008E573D"/>
        </w:tc>
        <w:tc>
          <w:tcPr>
            <w:tcW w:w="1351" w:type="dxa"/>
          </w:tcPr>
          <w:p w14:paraId="66B0FC58" w14:textId="77777777" w:rsidR="009E23A2" w:rsidRDefault="009E23A2" w:rsidP="008E573D">
            <w:r>
              <w:t>当前登录用户的价格</w:t>
            </w:r>
          </w:p>
        </w:tc>
      </w:tr>
      <w:tr w:rsidR="009E23A2" w14:paraId="12404CEF" w14:textId="77777777" w:rsidTr="009E23A2">
        <w:tc>
          <w:tcPr>
            <w:tcW w:w="1350" w:type="dxa"/>
          </w:tcPr>
          <w:p w14:paraId="25C9F4E2" w14:textId="77777777" w:rsidR="009E23A2" w:rsidRDefault="009E23A2" w:rsidP="008E573D">
            <w:r>
              <w:rPr>
                <w:rFonts w:hint="eastAsia"/>
              </w:rPr>
              <w:t>购物车数量</w:t>
            </w:r>
          </w:p>
        </w:tc>
        <w:tc>
          <w:tcPr>
            <w:tcW w:w="1350" w:type="dxa"/>
          </w:tcPr>
          <w:p w14:paraId="4FC442C4" w14:textId="77777777" w:rsidR="009E23A2" w:rsidRDefault="009E23A2" w:rsidP="008E573D"/>
        </w:tc>
        <w:tc>
          <w:tcPr>
            <w:tcW w:w="1350" w:type="dxa"/>
          </w:tcPr>
          <w:p w14:paraId="374229AD" w14:textId="77777777" w:rsidR="009E23A2" w:rsidRDefault="009E23A2" w:rsidP="008E573D"/>
        </w:tc>
        <w:tc>
          <w:tcPr>
            <w:tcW w:w="1350" w:type="dxa"/>
          </w:tcPr>
          <w:p w14:paraId="0045AED6" w14:textId="77777777" w:rsidR="009E23A2" w:rsidRDefault="009E23A2" w:rsidP="008E573D"/>
        </w:tc>
        <w:tc>
          <w:tcPr>
            <w:tcW w:w="1351" w:type="dxa"/>
          </w:tcPr>
          <w:p w14:paraId="0C510B2E" w14:textId="77777777" w:rsidR="009E23A2" w:rsidRDefault="009E23A2" w:rsidP="008E573D"/>
        </w:tc>
        <w:tc>
          <w:tcPr>
            <w:tcW w:w="1351" w:type="dxa"/>
          </w:tcPr>
          <w:p w14:paraId="1C26A979" w14:textId="77777777" w:rsidR="009E23A2" w:rsidRDefault="009E23A2" w:rsidP="008E573D"/>
        </w:tc>
      </w:tr>
    </w:tbl>
    <w:p w14:paraId="47D42A14" w14:textId="77777777" w:rsidR="009E23A2" w:rsidRDefault="009E23A2" w:rsidP="009E23A2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14:paraId="315F1AC5" w14:textId="77777777" w:rsidR="009E23A2" w:rsidRDefault="009E23A2" w:rsidP="009E23A2">
      <w:pPr>
        <w:pStyle w:val="a5"/>
        <w:widowControl/>
        <w:numPr>
          <w:ilvl w:val="0"/>
          <w:numId w:val="8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操作说明</w:t>
      </w:r>
    </w:p>
    <w:p w14:paraId="2892BD1A" w14:textId="77777777" w:rsidR="009E23A2" w:rsidRDefault="009E23A2" w:rsidP="009E23A2">
      <w:pPr>
        <w:pStyle w:val="a5"/>
        <w:widowControl/>
        <w:numPr>
          <w:ilvl w:val="0"/>
          <w:numId w:val="9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删除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：删除选</w:t>
      </w:r>
      <w:r w:rsidR="00A41CA7">
        <w:rPr>
          <w:rFonts w:ascii="宋体" w:eastAsia="宋体" w:hAnsi="宋体" w:cs="宋体" w:hint="eastAsia"/>
          <w:noProof/>
          <w:kern w:val="0"/>
          <w:sz w:val="24"/>
          <w:szCs w:val="24"/>
        </w:rPr>
        <w:t>中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的购物车</w:t>
      </w:r>
      <w:r w:rsidR="00A41CA7">
        <w:rPr>
          <w:rFonts w:ascii="宋体" w:eastAsia="宋体" w:hAnsi="宋体" w:cs="宋体" w:hint="eastAsia"/>
          <w:noProof/>
          <w:kern w:val="0"/>
          <w:sz w:val="24"/>
          <w:szCs w:val="24"/>
        </w:rPr>
        <w:t>商品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项</w:t>
      </w:r>
    </w:p>
    <w:p w14:paraId="206D5781" w14:textId="77777777" w:rsidR="009E23A2" w:rsidRDefault="009E23A2" w:rsidP="009E23A2">
      <w:pPr>
        <w:pStyle w:val="a5"/>
        <w:widowControl/>
        <w:numPr>
          <w:ilvl w:val="0"/>
          <w:numId w:val="9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调整数量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：修改购物车商品项的数量</w:t>
      </w:r>
    </w:p>
    <w:p w14:paraId="1DC2A72A" w14:textId="77777777" w:rsidR="00A41CA7" w:rsidRDefault="00A41CA7" w:rsidP="009E23A2">
      <w:pPr>
        <w:pStyle w:val="a5"/>
        <w:widowControl/>
        <w:numPr>
          <w:ilvl w:val="0"/>
          <w:numId w:val="9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继续购物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：回到首页（商品展示）画面</w:t>
      </w:r>
    </w:p>
    <w:p w14:paraId="4F93ABAE" w14:textId="32291ABC" w:rsidR="00A41CA7" w:rsidRDefault="00A41CA7" w:rsidP="009E23A2">
      <w:pPr>
        <w:pStyle w:val="a5"/>
        <w:widowControl/>
        <w:numPr>
          <w:ilvl w:val="0"/>
          <w:numId w:val="9"/>
        </w:numPr>
        <w:ind w:firstLineChars="0"/>
        <w:jc w:val="left"/>
        <w:rPr>
          <w:ins w:id="7" w:author="andrew" w:date="2020-01-07T20:11:00Z"/>
          <w:rFonts w:ascii="宋体" w:eastAsia="宋体" w:hAnsi="宋体" w:cs="宋体"/>
          <w:noProof/>
          <w:kern w:val="0"/>
          <w:sz w:val="24"/>
          <w:szCs w:val="24"/>
        </w:rPr>
      </w:pP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去结算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：到生成订单画面，并把选中的购物车商品项加入到订单中。</w:t>
      </w:r>
    </w:p>
    <w:p w14:paraId="1AAD99FE" w14:textId="2A7771EA" w:rsidR="00E948CA" w:rsidRDefault="00E948CA" w:rsidP="00E948CA">
      <w:pPr>
        <w:pStyle w:val="a5"/>
        <w:widowControl/>
        <w:ind w:left="1200" w:firstLineChars="0" w:firstLine="0"/>
        <w:jc w:val="left"/>
        <w:rPr>
          <w:ins w:id="8" w:author="andrew" w:date="2020-01-07T20:11:00Z"/>
          <w:rFonts w:ascii="宋体" w:eastAsia="宋体" w:hAnsi="宋体" w:cs="宋体"/>
          <w:b/>
          <w:noProof/>
          <w:kern w:val="0"/>
          <w:sz w:val="24"/>
          <w:szCs w:val="24"/>
        </w:rPr>
      </w:pPr>
      <w:ins w:id="9" w:author="andrew" w:date="2020-01-07T20:11:00Z">
        <w:r>
          <w:rPr>
            <w:rFonts w:ascii="宋体" w:eastAsia="宋体" w:hAnsi="宋体" w:cs="宋体" w:hint="eastAsia"/>
            <w:b/>
            <w:noProof/>
            <w:kern w:val="0"/>
            <w:sz w:val="24"/>
            <w:szCs w:val="24"/>
          </w:rPr>
          <w:t>生成订单逻辑：</w:t>
        </w:r>
      </w:ins>
    </w:p>
    <w:p w14:paraId="30854771" w14:textId="5A7D7716" w:rsidR="00D86214" w:rsidRDefault="00D86214" w:rsidP="00E948CA">
      <w:pPr>
        <w:pStyle w:val="a5"/>
        <w:widowControl/>
        <w:ind w:left="1200" w:firstLineChars="0" w:firstLine="0"/>
        <w:jc w:val="left"/>
        <w:rPr>
          <w:ins w:id="10" w:author="andrew" w:date="2020-01-07T20:34:00Z"/>
          <w:rFonts w:ascii="宋体" w:eastAsia="宋体" w:hAnsi="宋体" w:cs="宋体"/>
          <w:b/>
          <w:noProof/>
          <w:kern w:val="0"/>
          <w:sz w:val="24"/>
          <w:szCs w:val="24"/>
        </w:rPr>
      </w:pPr>
      <w:ins w:id="11" w:author="andrew" w:date="2020-01-07T20:34:00Z">
        <w:r>
          <w:rPr>
            <w:rFonts w:ascii="宋体" w:eastAsia="宋体" w:hAnsi="宋体" w:cs="宋体" w:hint="eastAsia"/>
            <w:b/>
            <w:noProof/>
            <w:kern w:val="0"/>
            <w:sz w:val="24"/>
            <w:szCs w:val="24"/>
          </w:rPr>
          <w:t>查看是否有符合要求的促销单，</w:t>
        </w:r>
      </w:ins>
    </w:p>
    <w:p w14:paraId="4359FAB2" w14:textId="226E9E90" w:rsidR="00E948CA" w:rsidRDefault="00E948CA" w:rsidP="00E948CA">
      <w:pPr>
        <w:pStyle w:val="a5"/>
        <w:widowControl/>
        <w:ind w:left="1200" w:firstLineChars="0" w:firstLine="0"/>
        <w:jc w:val="left"/>
        <w:rPr>
          <w:ins w:id="12" w:author="andrew" w:date="2020-01-07T20:17:00Z"/>
          <w:rFonts w:ascii="宋体" w:eastAsia="宋体" w:hAnsi="宋体" w:cs="宋体"/>
          <w:b/>
          <w:noProof/>
          <w:kern w:val="0"/>
          <w:sz w:val="24"/>
          <w:szCs w:val="24"/>
        </w:rPr>
      </w:pPr>
      <w:ins w:id="13" w:author="andrew" w:date="2020-01-07T20:11:00Z">
        <w:r>
          <w:rPr>
            <w:rFonts w:ascii="宋体" w:eastAsia="宋体" w:hAnsi="宋体" w:cs="宋体" w:hint="eastAsia"/>
            <w:b/>
            <w:noProof/>
            <w:kern w:val="0"/>
            <w:sz w:val="24"/>
            <w:szCs w:val="24"/>
          </w:rPr>
          <w:t>如果</w:t>
        </w:r>
      </w:ins>
      <w:ins w:id="14" w:author="andrew" w:date="2020-01-07T20:13:00Z">
        <w:r>
          <w:rPr>
            <w:rFonts w:ascii="宋体" w:eastAsia="宋体" w:hAnsi="宋体" w:cs="宋体" w:hint="eastAsia"/>
            <w:b/>
            <w:noProof/>
            <w:kern w:val="0"/>
            <w:sz w:val="24"/>
            <w:szCs w:val="24"/>
          </w:rPr>
          <w:t>经销商上一等级的达成条件是单次提货</w:t>
        </w:r>
      </w:ins>
      <w:ins w:id="15" w:author="andrew" w:date="2020-01-07T20:14:00Z">
        <w:r>
          <w:rPr>
            <w:rFonts w:ascii="宋体" w:eastAsia="宋体" w:hAnsi="宋体" w:cs="宋体" w:hint="eastAsia"/>
            <w:b/>
            <w:noProof/>
            <w:kern w:val="0"/>
            <w:sz w:val="24"/>
            <w:szCs w:val="24"/>
          </w:rPr>
          <w:t>积分</w:t>
        </w:r>
      </w:ins>
      <w:ins w:id="16" w:author="andrew" w:date="2020-01-07T20:13:00Z">
        <w:r>
          <w:rPr>
            <w:rFonts w:ascii="宋体" w:eastAsia="宋体" w:hAnsi="宋体" w:cs="宋体" w:hint="eastAsia"/>
            <w:b/>
            <w:noProof/>
            <w:kern w:val="0"/>
            <w:sz w:val="24"/>
            <w:szCs w:val="24"/>
          </w:rPr>
          <w:t>条件，且当前订单</w:t>
        </w:r>
      </w:ins>
      <w:ins w:id="17" w:author="andrew" w:date="2020-01-07T20:14:00Z">
        <w:r>
          <w:rPr>
            <w:rFonts w:ascii="宋体" w:eastAsia="宋体" w:hAnsi="宋体" w:cs="宋体" w:hint="eastAsia"/>
            <w:b/>
            <w:noProof/>
            <w:kern w:val="0"/>
            <w:sz w:val="24"/>
            <w:szCs w:val="24"/>
          </w:rPr>
          <w:t>积分按照此等级的单价</w:t>
        </w:r>
      </w:ins>
      <w:ins w:id="18" w:author="andrew" w:date="2020-01-07T20:35:00Z">
        <w:r w:rsidR="00D86214">
          <w:rPr>
            <w:rFonts w:ascii="宋体" w:eastAsia="宋体" w:hAnsi="宋体" w:cs="宋体" w:hint="eastAsia"/>
            <w:b/>
            <w:noProof/>
            <w:kern w:val="0"/>
            <w:sz w:val="24"/>
            <w:szCs w:val="24"/>
          </w:rPr>
          <w:t>（考虑</w:t>
        </w:r>
      </w:ins>
      <w:ins w:id="19" w:author="andrew" w:date="2020-01-07T20:36:00Z">
        <w:r w:rsidR="00D86214">
          <w:rPr>
            <w:rFonts w:ascii="宋体" w:eastAsia="宋体" w:hAnsi="宋体" w:cs="宋体" w:hint="eastAsia"/>
            <w:b/>
            <w:noProof/>
            <w:kern w:val="0"/>
            <w:sz w:val="24"/>
            <w:szCs w:val="24"/>
          </w:rPr>
          <w:t>商品</w:t>
        </w:r>
      </w:ins>
      <w:ins w:id="20" w:author="andrew" w:date="2020-01-07T20:35:00Z">
        <w:r w:rsidR="00D86214">
          <w:rPr>
            <w:rFonts w:ascii="宋体" w:eastAsia="宋体" w:hAnsi="宋体" w:cs="宋体" w:hint="eastAsia"/>
            <w:b/>
            <w:noProof/>
            <w:kern w:val="0"/>
            <w:sz w:val="24"/>
            <w:szCs w:val="24"/>
          </w:rPr>
          <w:t>折扣</w:t>
        </w:r>
      </w:ins>
      <w:ins w:id="21" w:author="andrew" w:date="2020-01-07T20:36:00Z">
        <w:r w:rsidR="00D86214">
          <w:rPr>
            <w:rFonts w:ascii="宋体" w:eastAsia="宋体" w:hAnsi="宋体" w:cs="宋体" w:hint="eastAsia"/>
            <w:b/>
            <w:noProof/>
            <w:kern w:val="0"/>
            <w:sz w:val="24"/>
            <w:szCs w:val="24"/>
          </w:rPr>
          <w:t>促销</w:t>
        </w:r>
      </w:ins>
      <w:ins w:id="22" w:author="andrew" w:date="2020-01-07T20:35:00Z">
        <w:r w:rsidR="00D86214">
          <w:rPr>
            <w:rFonts w:ascii="宋体" w:eastAsia="宋体" w:hAnsi="宋体" w:cs="宋体" w:hint="eastAsia"/>
            <w:b/>
            <w:noProof/>
            <w:kern w:val="0"/>
            <w:sz w:val="24"/>
            <w:szCs w:val="24"/>
          </w:rPr>
          <w:t>）</w:t>
        </w:r>
      </w:ins>
      <w:ins w:id="23" w:author="andrew" w:date="2020-01-07T20:14:00Z">
        <w:r>
          <w:rPr>
            <w:rFonts w:ascii="宋体" w:eastAsia="宋体" w:hAnsi="宋体" w:cs="宋体" w:hint="eastAsia"/>
            <w:b/>
            <w:noProof/>
            <w:kern w:val="0"/>
            <w:sz w:val="24"/>
            <w:szCs w:val="24"/>
          </w:rPr>
          <w:t>计算</w:t>
        </w:r>
      </w:ins>
      <w:ins w:id="24" w:author="andrew" w:date="2020-01-07T20:13:00Z">
        <w:r>
          <w:rPr>
            <w:rFonts w:ascii="宋体" w:eastAsia="宋体" w:hAnsi="宋体" w:cs="宋体" w:hint="eastAsia"/>
            <w:b/>
            <w:noProof/>
            <w:kern w:val="0"/>
            <w:sz w:val="24"/>
            <w:szCs w:val="24"/>
          </w:rPr>
          <w:t>达到了条件设置</w:t>
        </w:r>
        <w:r>
          <w:rPr>
            <w:rFonts w:ascii="宋体" w:eastAsia="宋体" w:hAnsi="宋体" w:cs="宋体" w:hint="eastAsia"/>
            <w:b/>
            <w:noProof/>
            <w:kern w:val="0"/>
            <w:sz w:val="24"/>
            <w:szCs w:val="24"/>
          </w:rPr>
          <w:lastRenderedPageBreak/>
          <w:t>的</w:t>
        </w:r>
      </w:ins>
      <w:ins w:id="25" w:author="andrew" w:date="2020-01-07T20:14:00Z">
        <w:r>
          <w:rPr>
            <w:rFonts w:ascii="宋体" w:eastAsia="宋体" w:hAnsi="宋体" w:cs="宋体" w:hint="eastAsia"/>
            <w:b/>
            <w:noProof/>
            <w:kern w:val="0"/>
            <w:sz w:val="24"/>
            <w:szCs w:val="24"/>
          </w:rPr>
          <w:t>积分</w:t>
        </w:r>
      </w:ins>
      <w:ins w:id="26" w:author="andrew" w:date="2020-01-07T20:35:00Z">
        <w:r w:rsidR="00D86214">
          <w:rPr>
            <w:rFonts w:ascii="宋体" w:eastAsia="宋体" w:hAnsi="宋体" w:cs="宋体" w:hint="eastAsia"/>
            <w:b/>
            <w:noProof/>
            <w:kern w:val="0"/>
            <w:sz w:val="24"/>
            <w:szCs w:val="24"/>
          </w:rPr>
          <w:t>（考虑等级积分促销）</w:t>
        </w:r>
      </w:ins>
      <w:ins w:id="27" w:author="andrew" w:date="2020-01-07T20:13:00Z">
        <w:r>
          <w:rPr>
            <w:rFonts w:ascii="宋体" w:eastAsia="宋体" w:hAnsi="宋体" w:cs="宋体" w:hint="eastAsia"/>
            <w:b/>
            <w:noProof/>
            <w:kern w:val="0"/>
            <w:sz w:val="24"/>
            <w:szCs w:val="24"/>
          </w:rPr>
          <w:t>，则</w:t>
        </w:r>
      </w:ins>
      <w:ins w:id="28" w:author="andrew" w:date="2020-01-07T20:14:00Z">
        <w:r>
          <w:rPr>
            <w:rFonts w:ascii="宋体" w:eastAsia="宋体" w:hAnsi="宋体" w:cs="宋体" w:hint="eastAsia"/>
            <w:b/>
            <w:noProof/>
            <w:kern w:val="0"/>
            <w:sz w:val="24"/>
            <w:szCs w:val="24"/>
          </w:rPr>
          <w:t>订单的发货经销商为上属距自己</w:t>
        </w:r>
      </w:ins>
      <w:ins w:id="29" w:author="andrew" w:date="2020-01-07T20:15:00Z">
        <w:r>
          <w:rPr>
            <w:rFonts w:ascii="宋体" w:eastAsia="宋体" w:hAnsi="宋体" w:cs="宋体" w:hint="eastAsia"/>
            <w:b/>
            <w:noProof/>
            <w:kern w:val="0"/>
            <w:sz w:val="24"/>
            <w:szCs w:val="24"/>
          </w:rPr>
          <w:t>最近的上二等级经销商，且订单商品直接使用上一等级的</w:t>
        </w:r>
      </w:ins>
      <w:ins w:id="30" w:author="andrew" w:date="2020-01-07T20:16:00Z">
        <w:r>
          <w:rPr>
            <w:rFonts w:ascii="宋体" w:eastAsia="宋体" w:hAnsi="宋体" w:cs="宋体" w:hint="eastAsia"/>
            <w:b/>
            <w:noProof/>
            <w:kern w:val="0"/>
            <w:sz w:val="24"/>
            <w:szCs w:val="24"/>
          </w:rPr>
          <w:t>单价。</w:t>
        </w:r>
      </w:ins>
    </w:p>
    <w:p w14:paraId="07FE811E" w14:textId="08C5C026" w:rsidR="00E948CA" w:rsidRDefault="00E948CA" w:rsidP="00E948CA">
      <w:pPr>
        <w:pStyle w:val="a5"/>
        <w:widowControl/>
        <w:ind w:left="1200" w:firstLineChars="0" w:firstLine="0"/>
        <w:jc w:val="left"/>
        <w:rPr>
          <w:ins w:id="31" w:author="andrew" w:date="2020-01-07T20:36:00Z"/>
          <w:rFonts w:ascii="宋体" w:eastAsia="宋体" w:hAnsi="宋体" w:cs="宋体"/>
          <w:b/>
          <w:noProof/>
          <w:kern w:val="0"/>
          <w:sz w:val="24"/>
          <w:szCs w:val="24"/>
        </w:rPr>
      </w:pPr>
      <w:ins w:id="32" w:author="andrew" w:date="2020-01-07T20:17:00Z">
        <w:r>
          <w:rPr>
            <w:rFonts w:ascii="宋体" w:eastAsia="宋体" w:hAnsi="宋体" w:cs="宋体" w:hint="eastAsia"/>
            <w:b/>
            <w:noProof/>
            <w:kern w:val="0"/>
            <w:sz w:val="24"/>
            <w:szCs w:val="24"/>
          </w:rPr>
          <w:t>如果不满足</w:t>
        </w:r>
      </w:ins>
      <w:ins w:id="33" w:author="andrew" w:date="2020-01-07T20:18:00Z">
        <w:r>
          <w:rPr>
            <w:rFonts w:ascii="宋体" w:eastAsia="宋体" w:hAnsi="宋体" w:cs="宋体" w:hint="eastAsia"/>
            <w:b/>
            <w:noProof/>
            <w:kern w:val="0"/>
            <w:sz w:val="24"/>
            <w:szCs w:val="24"/>
          </w:rPr>
          <w:t>以上条件，则订单的发货经销商为距当前经销商最近的上一等级经销商</w:t>
        </w:r>
      </w:ins>
      <w:ins w:id="34" w:author="andrew" w:date="2020-01-07T20:19:00Z">
        <w:r>
          <w:rPr>
            <w:rFonts w:ascii="宋体" w:eastAsia="宋体" w:hAnsi="宋体" w:cs="宋体" w:hint="eastAsia"/>
            <w:b/>
            <w:noProof/>
            <w:kern w:val="0"/>
            <w:sz w:val="24"/>
            <w:szCs w:val="24"/>
          </w:rPr>
          <w:t>，且单价使用当前经销商等级的商品单价</w:t>
        </w:r>
      </w:ins>
      <w:ins w:id="35" w:author="andrew" w:date="2020-01-07T20:36:00Z">
        <w:r w:rsidR="00D86214">
          <w:rPr>
            <w:rFonts w:ascii="宋体" w:eastAsia="宋体" w:hAnsi="宋体" w:cs="宋体" w:hint="eastAsia"/>
            <w:b/>
            <w:noProof/>
            <w:kern w:val="0"/>
            <w:sz w:val="24"/>
            <w:szCs w:val="24"/>
          </w:rPr>
          <w:t>（考虑商品折扣促销）</w:t>
        </w:r>
      </w:ins>
      <w:ins w:id="36" w:author="andrew" w:date="2020-01-07T20:19:00Z">
        <w:r>
          <w:rPr>
            <w:rFonts w:ascii="宋体" w:eastAsia="宋体" w:hAnsi="宋体" w:cs="宋体" w:hint="eastAsia"/>
            <w:b/>
            <w:noProof/>
            <w:kern w:val="0"/>
            <w:sz w:val="24"/>
            <w:szCs w:val="24"/>
          </w:rPr>
          <w:t>。</w:t>
        </w:r>
      </w:ins>
    </w:p>
    <w:p w14:paraId="2569305F" w14:textId="3784FA8A" w:rsidR="00D86214" w:rsidRPr="00E948CA" w:rsidRDefault="00D86214">
      <w:pPr>
        <w:pStyle w:val="a5"/>
        <w:widowControl/>
        <w:ind w:left="1200" w:firstLineChars="0" w:firstLine="0"/>
        <w:jc w:val="left"/>
        <w:rPr>
          <w:rFonts w:ascii="宋体" w:eastAsia="宋体" w:hAnsi="宋体" w:cs="宋体"/>
          <w:b/>
          <w:noProof/>
          <w:kern w:val="0"/>
          <w:sz w:val="24"/>
          <w:szCs w:val="24"/>
          <w:rPrChange w:id="37" w:author="andrew" w:date="2020-01-07T20:11:00Z">
            <w:rPr>
              <w:noProof/>
            </w:rPr>
          </w:rPrChange>
        </w:rPr>
        <w:pPrChange w:id="38" w:author="andrew" w:date="2020-01-07T20:11:00Z">
          <w:pPr>
            <w:pStyle w:val="a5"/>
            <w:widowControl/>
            <w:numPr>
              <w:numId w:val="9"/>
            </w:numPr>
            <w:ind w:left="1200" w:firstLineChars="0" w:hanging="360"/>
            <w:jc w:val="left"/>
          </w:pPr>
        </w:pPrChange>
      </w:pPr>
      <w:ins w:id="39" w:author="andrew" w:date="2020-01-07T20:36:00Z">
        <w:r>
          <w:rPr>
            <w:rFonts w:ascii="宋体" w:eastAsia="宋体" w:hAnsi="宋体" w:cs="宋体" w:hint="eastAsia"/>
            <w:b/>
            <w:noProof/>
            <w:kern w:val="0"/>
            <w:sz w:val="24"/>
            <w:szCs w:val="24"/>
          </w:rPr>
          <w:t>如果有符合条件的赠品促销，则生成相应的赠品，单价为0，名称后加上（</w:t>
        </w:r>
      </w:ins>
      <w:ins w:id="40" w:author="andrew" w:date="2020-01-07T20:37:00Z">
        <w:r>
          <w:rPr>
            <w:rFonts w:ascii="宋体" w:eastAsia="宋体" w:hAnsi="宋体" w:cs="宋体" w:hint="eastAsia"/>
            <w:b/>
            <w:noProof/>
            <w:kern w:val="0"/>
            <w:sz w:val="24"/>
            <w:szCs w:val="24"/>
          </w:rPr>
          <w:t>赠品</w:t>
        </w:r>
      </w:ins>
      <w:ins w:id="41" w:author="andrew" w:date="2020-01-07T20:36:00Z">
        <w:r>
          <w:rPr>
            <w:rFonts w:ascii="宋体" w:eastAsia="宋体" w:hAnsi="宋体" w:cs="宋体" w:hint="eastAsia"/>
            <w:b/>
            <w:noProof/>
            <w:kern w:val="0"/>
            <w:sz w:val="24"/>
            <w:szCs w:val="24"/>
          </w:rPr>
          <w:t>）</w:t>
        </w:r>
      </w:ins>
      <w:ins w:id="42" w:author="andrew" w:date="2020-01-07T20:37:00Z">
        <w:r>
          <w:rPr>
            <w:rFonts w:ascii="宋体" w:eastAsia="宋体" w:hAnsi="宋体" w:cs="宋体" w:hint="eastAsia"/>
            <w:b/>
            <w:noProof/>
            <w:kern w:val="0"/>
            <w:sz w:val="24"/>
            <w:szCs w:val="24"/>
          </w:rPr>
          <w:t>.</w:t>
        </w:r>
      </w:ins>
    </w:p>
    <w:p w14:paraId="6F2E1F9B" w14:textId="77777777" w:rsidR="00DE3BD2" w:rsidRDefault="00DE3BD2" w:rsidP="009E23A2">
      <w:pPr>
        <w:pStyle w:val="a5"/>
        <w:widowControl/>
        <w:numPr>
          <w:ilvl w:val="0"/>
          <w:numId w:val="9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选择购物车商品项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：重新计算合计金额。</w:t>
      </w:r>
    </w:p>
    <w:p w14:paraId="577F5EA4" w14:textId="77777777" w:rsidR="009E23A2" w:rsidRDefault="00A41CA7" w:rsidP="00AE16C3">
      <w:pPr>
        <w:pStyle w:val="a5"/>
        <w:widowControl/>
        <w:numPr>
          <w:ilvl w:val="0"/>
          <w:numId w:val="1"/>
        </w:numPr>
        <w:ind w:left="552" w:hangingChars="230" w:hanging="552"/>
        <w:jc w:val="left"/>
        <w:outlineLvl w:val="0"/>
        <w:rPr>
          <w:rFonts w:ascii="宋体" w:eastAsia="宋体" w:hAnsi="宋体" w:cs="宋体"/>
          <w:noProof/>
          <w:kern w:val="0"/>
          <w:sz w:val="24"/>
          <w:szCs w:val="24"/>
        </w:rPr>
      </w:pPr>
      <w:bookmarkStart w:id="43" w:name="_Toc17301016"/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生成订单</w:t>
      </w:r>
      <w:bookmarkEnd w:id="43"/>
    </w:p>
    <w:p w14:paraId="4C5E919E" w14:textId="77777777" w:rsidR="00A41CA7" w:rsidRDefault="00A41CA7" w:rsidP="00A41CA7">
      <w:pPr>
        <w:pStyle w:val="a5"/>
        <w:widowControl/>
        <w:numPr>
          <w:ilvl w:val="0"/>
          <w:numId w:val="10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界面截</w:t>
      </w:r>
      <w:commentRangeStart w:id="44"/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图</w:t>
      </w:r>
      <w:commentRangeEnd w:id="44"/>
      <w:r w:rsidR="002F35EE">
        <w:rPr>
          <w:rStyle w:val="ac"/>
        </w:rPr>
        <w:commentReference w:id="44"/>
      </w:r>
    </w:p>
    <w:p w14:paraId="630544A5" w14:textId="77777777" w:rsidR="00DE3BD2" w:rsidRPr="00DE3BD2" w:rsidRDefault="00DE3BD2" w:rsidP="00DE3BD2">
      <w:pPr>
        <w:widowControl/>
        <w:ind w:left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9652DE2" wp14:editId="799E0420">
            <wp:extent cx="2449973" cy="4324350"/>
            <wp:effectExtent l="0" t="0" r="7620" b="0"/>
            <wp:docPr id="5" name="图片 5" descr="C:\Users\andrew\AppData\Roaming\Tencent\Users\358399800\QQ\WinTemp\RichOle\5X2ITNH`I[$UTS[48]B[1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w\AppData\Roaming\Tencent\Users\358399800\QQ\WinTemp\RichOle\5X2ITNH`I[$UTS[48]B[1G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203" cy="432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75D82" w14:textId="77777777" w:rsidR="00A41CA7" w:rsidRPr="004C3E00" w:rsidRDefault="00A41CA7" w:rsidP="00A41CA7">
      <w:pPr>
        <w:widowControl/>
        <w:ind w:leftChars="405" w:left="85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D3B2FD2" w14:textId="77777777" w:rsidR="00A41CA7" w:rsidRDefault="00A41CA7" w:rsidP="00A41CA7">
      <w:pPr>
        <w:pStyle w:val="a5"/>
        <w:widowControl/>
        <w:numPr>
          <w:ilvl w:val="0"/>
          <w:numId w:val="10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界面要素说明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A41CA7" w14:paraId="157A3D7C" w14:textId="77777777" w:rsidTr="00A41CA7">
        <w:tc>
          <w:tcPr>
            <w:tcW w:w="1350" w:type="dxa"/>
          </w:tcPr>
          <w:p w14:paraId="12A68533" w14:textId="77777777" w:rsidR="00A41CA7" w:rsidRPr="00B039A1" w:rsidRDefault="00A41CA7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350" w:type="dxa"/>
          </w:tcPr>
          <w:p w14:paraId="1950BD63" w14:textId="77777777" w:rsidR="00A41CA7" w:rsidRPr="00B039A1" w:rsidRDefault="00A41CA7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350" w:type="dxa"/>
          </w:tcPr>
          <w:p w14:paraId="497E39DC" w14:textId="77777777" w:rsidR="00A41CA7" w:rsidRPr="00B039A1" w:rsidRDefault="00A41CA7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350" w:type="dxa"/>
          </w:tcPr>
          <w:p w14:paraId="0A7E7DEC" w14:textId="77777777" w:rsidR="00A41CA7" w:rsidRPr="00B039A1" w:rsidRDefault="00A41CA7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351" w:type="dxa"/>
          </w:tcPr>
          <w:p w14:paraId="31B187C6" w14:textId="77777777" w:rsidR="00A41CA7" w:rsidRPr="00B039A1" w:rsidRDefault="00A41CA7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351" w:type="dxa"/>
          </w:tcPr>
          <w:p w14:paraId="02B283E3" w14:textId="77777777" w:rsidR="00A41CA7" w:rsidRPr="00B039A1" w:rsidRDefault="00A41CA7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A41CA7" w14:paraId="6E32DF71" w14:textId="77777777" w:rsidTr="00A41CA7">
        <w:tc>
          <w:tcPr>
            <w:tcW w:w="1350" w:type="dxa"/>
          </w:tcPr>
          <w:p w14:paraId="0D95835C" w14:textId="77777777" w:rsidR="00A41CA7" w:rsidRDefault="00A41CA7" w:rsidP="008E573D">
            <w:r>
              <w:rPr>
                <w:rFonts w:hint="eastAsia"/>
              </w:rPr>
              <w:t>收</w:t>
            </w:r>
            <w:r>
              <w:t>货地址</w:t>
            </w:r>
          </w:p>
        </w:tc>
        <w:tc>
          <w:tcPr>
            <w:tcW w:w="1350" w:type="dxa"/>
          </w:tcPr>
          <w:p w14:paraId="3BDD2B93" w14:textId="77777777" w:rsidR="00A41CA7" w:rsidRDefault="00A41CA7" w:rsidP="008E573D"/>
        </w:tc>
        <w:tc>
          <w:tcPr>
            <w:tcW w:w="1350" w:type="dxa"/>
          </w:tcPr>
          <w:p w14:paraId="2EDD875C" w14:textId="77777777" w:rsidR="00A41CA7" w:rsidRDefault="00A41CA7" w:rsidP="008E573D"/>
        </w:tc>
        <w:tc>
          <w:tcPr>
            <w:tcW w:w="1350" w:type="dxa"/>
          </w:tcPr>
          <w:p w14:paraId="039EAFEA" w14:textId="77777777" w:rsidR="00A41CA7" w:rsidRDefault="00A41CA7" w:rsidP="008E573D"/>
        </w:tc>
        <w:tc>
          <w:tcPr>
            <w:tcW w:w="1351" w:type="dxa"/>
          </w:tcPr>
          <w:p w14:paraId="79CF4F2A" w14:textId="77777777" w:rsidR="00A41CA7" w:rsidRDefault="00A41CA7" w:rsidP="008E573D"/>
        </w:tc>
        <w:tc>
          <w:tcPr>
            <w:tcW w:w="1351" w:type="dxa"/>
          </w:tcPr>
          <w:p w14:paraId="211CF013" w14:textId="77777777" w:rsidR="00A41CA7" w:rsidRDefault="00A41CA7" w:rsidP="008E573D"/>
        </w:tc>
      </w:tr>
      <w:tr w:rsidR="00A41CA7" w14:paraId="7D76A013" w14:textId="77777777" w:rsidTr="00A41CA7">
        <w:tc>
          <w:tcPr>
            <w:tcW w:w="1350" w:type="dxa"/>
          </w:tcPr>
          <w:p w14:paraId="30B2EA63" w14:textId="77777777" w:rsidR="00A41CA7" w:rsidRDefault="00A41CA7" w:rsidP="008E573D">
            <w:r>
              <w:rPr>
                <w:rFonts w:hint="eastAsia"/>
              </w:rPr>
              <w:t>订单编号</w:t>
            </w:r>
          </w:p>
        </w:tc>
        <w:tc>
          <w:tcPr>
            <w:tcW w:w="1350" w:type="dxa"/>
          </w:tcPr>
          <w:p w14:paraId="5AD6A703" w14:textId="77777777" w:rsidR="00A41CA7" w:rsidRDefault="00A41CA7" w:rsidP="008E573D"/>
        </w:tc>
        <w:tc>
          <w:tcPr>
            <w:tcW w:w="1350" w:type="dxa"/>
          </w:tcPr>
          <w:p w14:paraId="77D21021" w14:textId="77777777" w:rsidR="00A41CA7" w:rsidRDefault="00A41CA7" w:rsidP="008E573D"/>
        </w:tc>
        <w:tc>
          <w:tcPr>
            <w:tcW w:w="1350" w:type="dxa"/>
          </w:tcPr>
          <w:p w14:paraId="50C1AD5C" w14:textId="77777777" w:rsidR="00A41CA7" w:rsidRDefault="00A41CA7" w:rsidP="008E573D"/>
        </w:tc>
        <w:tc>
          <w:tcPr>
            <w:tcW w:w="1351" w:type="dxa"/>
          </w:tcPr>
          <w:p w14:paraId="31248780" w14:textId="77777777" w:rsidR="00A41CA7" w:rsidRDefault="00A41CA7" w:rsidP="008E573D"/>
        </w:tc>
        <w:tc>
          <w:tcPr>
            <w:tcW w:w="1351" w:type="dxa"/>
          </w:tcPr>
          <w:p w14:paraId="616F149C" w14:textId="77777777" w:rsidR="00A41CA7" w:rsidRDefault="00A41CA7" w:rsidP="008E573D">
            <w:r>
              <w:t>只读显示</w:t>
            </w:r>
          </w:p>
        </w:tc>
      </w:tr>
      <w:tr w:rsidR="00A41CA7" w14:paraId="5E6E1E84" w14:textId="77777777" w:rsidTr="00A41CA7">
        <w:tc>
          <w:tcPr>
            <w:tcW w:w="1350" w:type="dxa"/>
          </w:tcPr>
          <w:p w14:paraId="4AE7FF53" w14:textId="77777777" w:rsidR="00A41CA7" w:rsidRDefault="00A41CA7" w:rsidP="008E573D">
            <w:r>
              <w:rPr>
                <w:rFonts w:hint="eastAsia"/>
              </w:rPr>
              <w:t>订货日志</w:t>
            </w:r>
          </w:p>
        </w:tc>
        <w:tc>
          <w:tcPr>
            <w:tcW w:w="1350" w:type="dxa"/>
          </w:tcPr>
          <w:p w14:paraId="413AE7E6" w14:textId="77777777" w:rsidR="00A41CA7" w:rsidRDefault="00A41CA7" w:rsidP="008E573D"/>
        </w:tc>
        <w:tc>
          <w:tcPr>
            <w:tcW w:w="1350" w:type="dxa"/>
          </w:tcPr>
          <w:p w14:paraId="0BDF26BE" w14:textId="77777777" w:rsidR="00A41CA7" w:rsidRDefault="00A41CA7" w:rsidP="008E573D"/>
        </w:tc>
        <w:tc>
          <w:tcPr>
            <w:tcW w:w="1350" w:type="dxa"/>
          </w:tcPr>
          <w:p w14:paraId="0ADE05BE" w14:textId="77777777" w:rsidR="00A41CA7" w:rsidRDefault="00A41CA7" w:rsidP="008E573D"/>
        </w:tc>
        <w:tc>
          <w:tcPr>
            <w:tcW w:w="1351" w:type="dxa"/>
          </w:tcPr>
          <w:p w14:paraId="028EFEC7" w14:textId="77777777" w:rsidR="00A41CA7" w:rsidRDefault="00A41CA7" w:rsidP="008E573D"/>
        </w:tc>
        <w:tc>
          <w:tcPr>
            <w:tcW w:w="1351" w:type="dxa"/>
          </w:tcPr>
          <w:p w14:paraId="42D0C6F9" w14:textId="77777777" w:rsidR="00A41CA7" w:rsidRDefault="00A41CA7" w:rsidP="008E573D">
            <w:r>
              <w:rPr>
                <w:rFonts w:hint="eastAsia"/>
              </w:rPr>
              <w:t>只读</w:t>
            </w:r>
            <w:r>
              <w:t>显示</w:t>
            </w:r>
          </w:p>
        </w:tc>
      </w:tr>
      <w:tr w:rsidR="00A41CA7" w14:paraId="546F1FAD" w14:textId="77777777" w:rsidTr="00A41CA7">
        <w:tc>
          <w:tcPr>
            <w:tcW w:w="1350" w:type="dxa"/>
          </w:tcPr>
          <w:p w14:paraId="4195998D" w14:textId="77777777" w:rsidR="00A41CA7" w:rsidRDefault="00A41CA7" w:rsidP="008E573D">
            <w:r>
              <w:rPr>
                <w:rFonts w:hint="eastAsia"/>
              </w:rPr>
              <w:t>商品金额合计</w:t>
            </w:r>
          </w:p>
        </w:tc>
        <w:tc>
          <w:tcPr>
            <w:tcW w:w="1350" w:type="dxa"/>
          </w:tcPr>
          <w:p w14:paraId="233089C5" w14:textId="77777777" w:rsidR="00A41CA7" w:rsidRDefault="00A41CA7" w:rsidP="008E573D"/>
        </w:tc>
        <w:tc>
          <w:tcPr>
            <w:tcW w:w="1350" w:type="dxa"/>
          </w:tcPr>
          <w:p w14:paraId="1822125A" w14:textId="77777777" w:rsidR="00A41CA7" w:rsidRDefault="00A41CA7" w:rsidP="008E573D"/>
        </w:tc>
        <w:tc>
          <w:tcPr>
            <w:tcW w:w="1350" w:type="dxa"/>
          </w:tcPr>
          <w:p w14:paraId="6E26BA9E" w14:textId="77777777" w:rsidR="00A41CA7" w:rsidRDefault="00A41CA7" w:rsidP="008E573D"/>
        </w:tc>
        <w:tc>
          <w:tcPr>
            <w:tcW w:w="1351" w:type="dxa"/>
          </w:tcPr>
          <w:p w14:paraId="5ED23AE1" w14:textId="77777777" w:rsidR="00A41CA7" w:rsidRDefault="00A41CA7" w:rsidP="008E573D"/>
        </w:tc>
        <w:tc>
          <w:tcPr>
            <w:tcW w:w="1351" w:type="dxa"/>
          </w:tcPr>
          <w:p w14:paraId="4229B0C4" w14:textId="77777777" w:rsidR="00A41CA7" w:rsidRDefault="00A41CA7" w:rsidP="008E573D">
            <w:r>
              <w:t>计算值</w:t>
            </w:r>
            <w:r>
              <w:rPr>
                <w:rFonts w:hint="eastAsia"/>
              </w:rPr>
              <w:t>，</w:t>
            </w:r>
            <w:r>
              <w:t>只读</w:t>
            </w:r>
          </w:p>
        </w:tc>
      </w:tr>
      <w:tr w:rsidR="002F35EE" w14:paraId="5B806D6C" w14:textId="77777777" w:rsidTr="00A41CA7">
        <w:trPr>
          <w:ins w:id="45" w:author="andrew" w:date="2020-01-07T16:38:00Z"/>
        </w:trPr>
        <w:tc>
          <w:tcPr>
            <w:tcW w:w="1350" w:type="dxa"/>
          </w:tcPr>
          <w:p w14:paraId="0E11B26A" w14:textId="40AD9426" w:rsidR="002F35EE" w:rsidRDefault="002F35EE" w:rsidP="008E573D">
            <w:pPr>
              <w:rPr>
                <w:ins w:id="46" w:author="andrew" w:date="2020-01-07T16:38:00Z"/>
              </w:rPr>
            </w:pPr>
            <w:ins w:id="47" w:author="andrew" w:date="2020-01-07T16:38:00Z">
              <w:r>
                <w:rPr>
                  <w:rFonts w:hint="eastAsia"/>
                </w:rPr>
                <w:t>是否付款</w:t>
              </w:r>
            </w:ins>
          </w:p>
        </w:tc>
        <w:tc>
          <w:tcPr>
            <w:tcW w:w="1350" w:type="dxa"/>
          </w:tcPr>
          <w:p w14:paraId="57F63245" w14:textId="77777777" w:rsidR="002F35EE" w:rsidRDefault="002F35EE" w:rsidP="008E573D">
            <w:pPr>
              <w:rPr>
                <w:ins w:id="48" w:author="andrew" w:date="2020-01-07T16:38:00Z"/>
              </w:rPr>
            </w:pPr>
          </w:p>
        </w:tc>
        <w:tc>
          <w:tcPr>
            <w:tcW w:w="1350" w:type="dxa"/>
          </w:tcPr>
          <w:p w14:paraId="1AF36FE3" w14:textId="77777777" w:rsidR="002F35EE" w:rsidRDefault="002F35EE" w:rsidP="008E573D">
            <w:pPr>
              <w:rPr>
                <w:ins w:id="49" w:author="andrew" w:date="2020-01-07T16:38:00Z"/>
              </w:rPr>
            </w:pPr>
          </w:p>
        </w:tc>
        <w:tc>
          <w:tcPr>
            <w:tcW w:w="1350" w:type="dxa"/>
          </w:tcPr>
          <w:p w14:paraId="081823BF" w14:textId="77777777" w:rsidR="002F35EE" w:rsidRDefault="002F35EE" w:rsidP="008E573D">
            <w:pPr>
              <w:rPr>
                <w:ins w:id="50" w:author="andrew" w:date="2020-01-07T16:38:00Z"/>
              </w:rPr>
            </w:pPr>
          </w:p>
        </w:tc>
        <w:tc>
          <w:tcPr>
            <w:tcW w:w="1351" w:type="dxa"/>
          </w:tcPr>
          <w:p w14:paraId="2120066B" w14:textId="77777777" w:rsidR="002F35EE" w:rsidRDefault="002F35EE" w:rsidP="008E573D">
            <w:pPr>
              <w:rPr>
                <w:ins w:id="51" w:author="andrew" w:date="2020-01-07T16:38:00Z"/>
              </w:rPr>
            </w:pPr>
          </w:p>
        </w:tc>
        <w:tc>
          <w:tcPr>
            <w:tcW w:w="1351" w:type="dxa"/>
          </w:tcPr>
          <w:p w14:paraId="64A2FAE7" w14:textId="77777777" w:rsidR="002F35EE" w:rsidRDefault="002F35EE" w:rsidP="008E573D">
            <w:pPr>
              <w:rPr>
                <w:ins w:id="52" w:author="andrew" w:date="2020-01-07T16:38:00Z"/>
              </w:rPr>
            </w:pPr>
          </w:p>
        </w:tc>
      </w:tr>
      <w:tr w:rsidR="00B5617D" w14:paraId="74913CD5" w14:textId="77777777" w:rsidTr="00A41CA7">
        <w:trPr>
          <w:ins w:id="53" w:author="andrew" w:date="2020-01-07T16:38:00Z"/>
        </w:trPr>
        <w:tc>
          <w:tcPr>
            <w:tcW w:w="1350" w:type="dxa"/>
          </w:tcPr>
          <w:p w14:paraId="6313BAC5" w14:textId="15211B38" w:rsidR="00B5617D" w:rsidRDefault="00B5617D" w:rsidP="00B5617D">
            <w:pPr>
              <w:rPr>
                <w:ins w:id="54" w:author="andrew" w:date="2020-01-07T16:38:00Z"/>
              </w:rPr>
            </w:pPr>
            <w:ins w:id="55" w:author="andrew" w:date="2020-01-07T16:44:00Z">
              <w:r>
                <w:rPr>
                  <w:rFonts w:hint="eastAsia"/>
                </w:rPr>
                <w:t>付款</w:t>
              </w:r>
              <w:r>
                <w:t>方式</w:t>
              </w:r>
            </w:ins>
          </w:p>
        </w:tc>
        <w:tc>
          <w:tcPr>
            <w:tcW w:w="1350" w:type="dxa"/>
          </w:tcPr>
          <w:p w14:paraId="06F11034" w14:textId="321DFB6D" w:rsidR="00B5617D" w:rsidRDefault="00B5617D" w:rsidP="00B5617D">
            <w:pPr>
              <w:rPr>
                <w:ins w:id="56" w:author="andrew" w:date="2020-01-07T16:38:00Z"/>
              </w:rPr>
            </w:pPr>
            <w:ins w:id="57" w:author="andrew" w:date="2020-01-07T16:44:00Z">
              <w:r>
                <w:t>现金</w:t>
              </w:r>
              <w:r>
                <w:rPr>
                  <w:rFonts w:hint="eastAsia"/>
                </w:rPr>
                <w:t>/</w:t>
              </w:r>
              <w:r>
                <w:rPr>
                  <w:rFonts w:hint="eastAsia"/>
                </w:rPr>
                <w:t>银行转账</w:t>
              </w:r>
              <w:r>
                <w:rPr>
                  <w:rFonts w:hint="eastAsia"/>
                </w:rPr>
                <w:t>/</w:t>
              </w:r>
              <w:r>
                <w:rPr>
                  <w:rFonts w:hint="eastAsia"/>
                </w:rPr>
                <w:t>支付宝</w:t>
              </w:r>
              <w:r>
                <w:rPr>
                  <w:rFonts w:hint="eastAsia"/>
                </w:rPr>
                <w:t>/</w:t>
              </w:r>
              <w:r>
                <w:rPr>
                  <w:rFonts w:hint="eastAsia"/>
                </w:rPr>
                <w:t>微信支付</w:t>
              </w:r>
            </w:ins>
          </w:p>
        </w:tc>
        <w:tc>
          <w:tcPr>
            <w:tcW w:w="1350" w:type="dxa"/>
          </w:tcPr>
          <w:p w14:paraId="69075F4C" w14:textId="77777777" w:rsidR="00B5617D" w:rsidRDefault="00B5617D" w:rsidP="00B5617D">
            <w:pPr>
              <w:rPr>
                <w:ins w:id="58" w:author="andrew" w:date="2020-01-07T16:38:00Z"/>
              </w:rPr>
            </w:pPr>
          </w:p>
        </w:tc>
        <w:tc>
          <w:tcPr>
            <w:tcW w:w="1350" w:type="dxa"/>
          </w:tcPr>
          <w:p w14:paraId="5ADFE097" w14:textId="77777777" w:rsidR="00B5617D" w:rsidRDefault="00B5617D" w:rsidP="00B5617D">
            <w:pPr>
              <w:rPr>
                <w:ins w:id="59" w:author="andrew" w:date="2020-01-07T16:38:00Z"/>
              </w:rPr>
            </w:pPr>
          </w:p>
        </w:tc>
        <w:tc>
          <w:tcPr>
            <w:tcW w:w="1351" w:type="dxa"/>
          </w:tcPr>
          <w:p w14:paraId="59B7F5F8" w14:textId="43435465" w:rsidR="00B5617D" w:rsidRDefault="00B5617D" w:rsidP="00B5617D">
            <w:pPr>
              <w:rPr>
                <w:ins w:id="60" w:author="andrew" w:date="2020-01-07T16:38:00Z"/>
              </w:rPr>
            </w:pPr>
            <w:ins w:id="61" w:author="andrew" w:date="2020-01-07T16:44:00Z">
              <w:r>
                <w:t>银行转账</w:t>
              </w:r>
            </w:ins>
          </w:p>
        </w:tc>
        <w:tc>
          <w:tcPr>
            <w:tcW w:w="1351" w:type="dxa"/>
          </w:tcPr>
          <w:p w14:paraId="01640144" w14:textId="77777777" w:rsidR="00B5617D" w:rsidRDefault="00B5617D" w:rsidP="00B5617D">
            <w:pPr>
              <w:rPr>
                <w:ins w:id="62" w:author="andrew" w:date="2020-01-07T16:38:00Z"/>
              </w:rPr>
            </w:pPr>
          </w:p>
        </w:tc>
      </w:tr>
      <w:tr w:rsidR="00B5617D" w14:paraId="5296E4EC" w14:textId="77777777" w:rsidTr="00A41CA7">
        <w:trPr>
          <w:ins w:id="63" w:author="andrew" w:date="2020-01-07T16:38:00Z"/>
        </w:trPr>
        <w:tc>
          <w:tcPr>
            <w:tcW w:w="1350" w:type="dxa"/>
          </w:tcPr>
          <w:p w14:paraId="1F7F46DF" w14:textId="4F26F576" w:rsidR="00B5617D" w:rsidRDefault="00B5617D" w:rsidP="00B5617D">
            <w:pPr>
              <w:rPr>
                <w:ins w:id="64" w:author="andrew" w:date="2020-01-07T16:38:00Z"/>
              </w:rPr>
            </w:pPr>
            <w:ins w:id="65" w:author="andrew" w:date="2020-01-07T16:44:00Z">
              <w:r>
                <w:rPr>
                  <w:rFonts w:hint="eastAsia"/>
                </w:rPr>
                <w:lastRenderedPageBreak/>
                <w:t>对方账户信息</w:t>
              </w:r>
            </w:ins>
          </w:p>
        </w:tc>
        <w:tc>
          <w:tcPr>
            <w:tcW w:w="1350" w:type="dxa"/>
          </w:tcPr>
          <w:p w14:paraId="70CE9CAB" w14:textId="24A3989E" w:rsidR="00B5617D" w:rsidRDefault="00B5617D" w:rsidP="00B5617D">
            <w:pPr>
              <w:rPr>
                <w:ins w:id="66" w:author="andrew" w:date="2020-01-07T16:38:00Z"/>
              </w:rPr>
            </w:pPr>
            <w:ins w:id="67" w:author="andrew" w:date="2020-01-07T16:44:00Z">
              <w:r>
                <w:t>字符串</w:t>
              </w:r>
            </w:ins>
          </w:p>
        </w:tc>
        <w:tc>
          <w:tcPr>
            <w:tcW w:w="1350" w:type="dxa"/>
          </w:tcPr>
          <w:p w14:paraId="415D4D26" w14:textId="77777777" w:rsidR="00B5617D" w:rsidRDefault="00B5617D" w:rsidP="00B5617D">
            <w:pPr>
              <w:rPr>
                <w:ins w:id="68" w:author="andrew" w:date="2020-01-07T16:38:00Z"/>
              </w:rPr>
            </w:pPr>
          </w:p>
        </w:tc>
        <w:tc>
          <w:tcPr>
            <w:tcW w:w="1350" w:type="dxa"/>
          </w:tcPr>
          <w:p w14:paraId="33657C8D" w14:textId="77777777" w:rsidR="00B5617D" w:rsidRDefault="00B5617D" w:rsidP="00B5617D">
            <w:pPr>
              <w:rPr>
                <w:ins w:id="69" w:author="andrew" w:date="2020-01-07T16:38:00Z"/>
              </w:rPr>
            </w:pPr>
          </w:p>
        </w:tc>
        <w:tc>
          <w:tcPr>
            <w:tcW w:w="1351" w:type="dxa"/>
          </w:tcPr>
          <w:p w14:paraId="57680D94" w14:textId="3322BCB1" w:rsidR="00B5617D" w:rsidRDefault="00B5617D" w:rsidP="00B5617D">
            <w:pPr>
              <w:rPr>
                <w:ins w:id="70" w:author="andrew" w:date="2020-01-07T16:38:00Z"/>
              </w:rPr>
            </w:pPr>
            <w:ins w:id="71" w:author="andrew" w:date="2020-01-07T16:44:00Z">
              <w:r>
                <w:rPr>
                  <w:rFonts w:hint="eastAsia"/>
                </w:rPr>
                <w:t>根据付款方式通过后台方法</w:t>
              </w:r>
              <w:r>
                <w:t>自动带出</w:t>
              </w:r>
            </w:ins>
          </w:p>
        </w:tc>
        <w:tc>
          <w:tcPr>
            <w:tcW w:w="1351" w:type="dxa"/>
          </w:tcPr>
          <w:p w14:paraId="4DDDD73C" w14:textId="5D75AC7C" w:rsidR="00B5617D" w:rsidRDefault="00B5617D" w:rsidP="00B5617D">
            <w:pPr>
              <w:rPr>
                <w:ins w:id="72" w:author="andrew" w:date="2020-01-07T16:38:00Z"/>
              </w:rPr>
            </w:pPr>
            <w:ins w:id="73" w:author="andrew" w:date="2020-01-07T16:44:00Z">
              <w:r>
                <w:t>只读</w:t>
              </w:r>
            </w:ins>
          </w:p>
        </w:tc>
      </w:tr>
      <w:tr w:rsidR="00B5617D" w14:paraId="448E31C5" w14:textId="77777777" w:rsidTr="00A41CA7">
        <w:trPr>
          <w:ins w:id="74" w:author="andrew" w:date="2020-01-07T16:38:00Z"/>
        </w:trPr>
        <w:tc>
          <w:tcPr>
            <w:tcW w:w="1350" w:type="dxa"/>
          </w:tcPr>
          <w:p w14:paraId="11284177" w14:textId="0388BFF4" w:rsidR="00B5617D" w:rsidRDefault="00B5617D" w:rsidP="00B5617D">
            <w:pPr>
              <w:rPr>
                <w:ins w:id="75" w:author="andrew" w:date="2020-01-07T16:38:00Z"/>
              </w:rPr>
            </w:pPr>
            <w:ins w:id="76" w:author="andrew" w:date="2020-01-07T16:44:00Z">
              <w:r>
                <w:rPr>
                  <w:rFonts w:hint="eastAsia"/>
                </w:rPr>
                <w:t>付款银行</w:t>
              </w:r>
            </w:ins>
          </w:p>
        </w:tc>
        <w:tc>
          <w:tcPr>
            <w:tcW w:w="1350" w:type="dxa"/>
          </w:tcPr>
          <w:p w14:paraId="50642D59" w14:textId="3038B907" w:rsidR="00B5617D" w:rsidRDefault="00B5617D" w:rsidP="00B5617D">
            <w:pPr>
              <w:rPr>
                <w:ins w:id="77" w:author="andrew" w:date="2020-01-07T16:38:00Z"/>
              </w:rPr>
            </w:pPr>
            <w:ins w:id="78" w:author="andrew" w:date="2020-01-07T16:44:00Z">
              <w:r>
                <w:t>字符串</w:t>
              </w:r>
            </w:ins>
          </w:p>
        </w:tc>
        <w:tc>
          <w:tcPr>
            <w:tcW w:w="1350" w:type="dxa"/>
          </w:tcPr>
          <w:p w14:paraId="2E2C953C" w14:textId="77777777" w:rsidR="00B5617D" w:rsidRDefault="00B5617D" w:rsidP="00B5617D">
            <w:pPr>
              <w:rPr>
                <w:ins w:id="79" w:author="andrew" w:date="2020-01-07T16:38:00Z"/>
              </w:rPr>
            </w:pPr>
          </w:p>
        </w:tc>
        <w:tc>
          <w:tcPr>
            <w:tcW w:w="1350" w:type="dxa"/>
          </w:tcPr>
          <w:p w14:paraId="7F65F9D5" w14:textId="77777777" w:rsidR="00B5617D" w:rsidRDefault="00B5617D" w:rsidP="00B5617D">
            <w:pPr>
              <w:rPr>
                <w:ins w:id="80" w:author="andrew" w:date="2020-01-07T16:38:00Z"/>
              </w:rPr>
            </w:pPr>
          </w:p>
        </w:tc>
        <w:tc>
          <w:tcPr>
            <w:tcW w:w="1351" w:type="dxa"/>
          </w:tcPr>
          <w:p w14:paraId="062E54D2" w14:textId="0B1EFCAA" w:rsidR="00B5617D" w:rsidRDefault="00B5617D" w:rsidP="00B5617D">
            <w:pPr>
              <w:rPr>
                <w:ins w:id="81" w:author="andrew" w:date="2020-01-07T16:38:00Z"/>
              </w:rPr>
            </w:pPr>
            <w:ins w:id="82" w:author="andrew" w:date="2020-01-07T16:44:00Z">
              <w:r>
                <w:rPr>
                  <w:rFonts w:hint="eastAsia"/>
                </w:rPr>
                <w:t>根据付款方式通过后台方法</w:t>
              </w:r>
              <w:r>
                <w:t>自动带出</w:t>
              </w:r>
            </w:ins>
          </w:p>
        </w:tc>
        <w:tc>
          <w:tcPr>
            <w:tcW w:w="1351" w:type="dxa"/>
          </w:tcPr>
          <w:p w14:paraId="3A78BA41" w14:textId="3ECFC54C" w:rsidR="00B5617D" w:rsidRDefault="00B5617D" w:rsidP="00B5617D">
            <w:pPr>
              <w:rPr>
                <w:ins w:id="83" w:author="andrew" w:date="2020-01-07T16:38:00Z"/>
              </w:rPr>
            </w:pPr>
            <w:ins w:id="84" w:author="andrew" w:date="2020-01-07T16:44:00Z">
              <w:r>
                <w:t>银行转账必填</w:t>
              </w:r>
            </w:ins>
          </w:p>
        </w:tc>
      </w:tr>
      <w:tr w:rsidR="00B5617D" w14:paraId="5B44F952" w14:textId="77777777" w:rsidTr="00A41CA7">
        <w:trPr>
          <w:ins w:id="85" w:author="andrew" w:date="2020-01-07T16:39:00Z"/>
        </w:trPr>
        <w:tc>
          <w:tcPr>
            <w:tcW w:w="1350" w:type="dxa"/>
          </w:tcPr>
          <w:p w14:paraId="29A931FC" w14:textId="3CBAE161" w:rsidR="00B5617D" w:rsidRDefault="00B5617D" w:rsidP="00B5617D">
            <w:pPr>
              <w:rPr>
                <w:ins w:id="86" w:author="andrew" w:date="2020-01-07T16:39:00Z"/>
              </w:rPr>
            </w:pPr>
            <w:ins w:id="87" w:author="andrew" w:date="2020-01-07T16:44:00Z">
              <w:r>
                <w:rPr>
                  <w:rFonts w:hint="eastAsia"/>
                </w:rPr>
                <w:t>付款户名</w:t>
              </w:r>
            </w:ins>
          </w:p>
        </w:tc>
        <w:tc>
          <w:tcPr>
            <w:tcW w:w="1350" w:type="dxa"/>
          </w:tcPr>
          <w:p w14:paraId="5AEF4838" w14:textId="68652A6A" w:rsidR="00B5617D" w:rsidRDefault="00B5617D" w:rsidP="00B5617D">
            <w:pPr>
              <w:rPr>
                <w:ins w:id="88" w:author="andrew" w:date="2020-01-07T16:39:00Z"/>
              </w:rPr>
            </w:pPr>
            <w:ins w:id="89" w:author="andrew" w:date="2020-01-07T16:44:00Z">
              <w:r>
                <w:t>字符串</w:t>
              </w:r>
            </w:ins>
          </w:p>
        </w:tc>
        <w:tc>
          <w:tcPr>
            <w:tcW w:w="1350" w:type="dxa"/>
          </w:tcPr>
          <w:p w14:paraId="28B2649C" w14:textId="77777777" w:rsidR="00B5617D" w:rsidRDefault="00B5617D" w:rsidP="00B5617D">
            <w:pPr>
              <w:rPr>
                <w:ins w:id="90" w:author="andrew" w:date="2020-01-07T16:39:00Z"/>
              </w:rPr>
            </w:pPr>
          </w:p>
        </w:tc>
        <w:tc>
          <w:tcPr>
            <w:tcW w:w="1350" w:type="dxa"/>
          </w:tcPr>
          <w:p w14:paraId="5ECA8D76" w14:textId="77777777" w:rsidR="00B5617D" w:rsidRDefault="00B5617D" w:rsidP="00B5617D">
            <w:pPr>
              <w:rPr>
                <w:ins w:id="91" w:author="andrew" w:date="2020-01-07T16:39:00Z"/>
              </w:rPr>
            </w:pPr>
          </w:p>
        </w:tc>
        <w:tc>
          <w:tcPr>
            <w:tcW w:w="1351" w:type="dxa"/>
          </w:tcPr>
          <w:p w14:paraId="1BA1CB13" w14:textId="0C191F18" w:rsidR="00B5617D" w:rsidRDefault="00B5617D" w:rsidP="00B5617D">
            <w:pPr>
              <w:rPr>
                <w:ins w:id="92" w:author="andrew" w:date="2020-01-07T16:39:00Z"/>
              </w:rPr>
            </w:pPr>
            <w:ins w:id="93" w:author="andrew" w:date="2020-01-07T16:44:00Z">
              <w:r>
                <w:rPr>
                  <w:rFonts w:hint="eastAsia"/>
                </w:rPr>
                <w:t>根据付款方式通过后台方法</w:t>
              </w:r>
              <w:r>
                <w:t>自动带出</w:t>
              </w:r>
            </w:ins>
          </w:p>
        </w:tc>
        <w:tc>
          <w:tcPr>
            <w:tcW w:w="1351" w:type="dxa"/>
          </w:tcPr>
          <w:p w14:paraId="28F85E43" w14:textId="3ACA957D" w:rsidR="00B5617D" w:rsidRDefault="00B5617D" w:rsidP="00B5617D">
            <w:pPr>
              <w:rPr>
                <w:ins w:id="94" w:author="andrew" w:date="2020-01-07T16:39:00Z"/>
              </w:rPr>
            </w:pPr>
            <w:ins w:id="95" w:author="andrew" w:date="2020-01-07T16:44:00Z">
              <w:r>
                <w:t>银行转账必填</w:t>
              </w:r>
            </w:ins>
          </w:p>
        </w:tc>
      </w:tr>
      <w:tr w:rsidR="00B5617D" w14:paraId="7A679011" w14:textId="77777777" w:rsidTr="00A41CA7">
        <w:trPr>
          <w:ins w:id="96" w:author="andrew" w:date="2020-01-07T16:39:00Z"/>
        </w:trPr>
        <w:tc>
          <w:tcPr>
            <w:tcW w:w="1350" w:type="dxa"/>
          </w:tcPr>
          <w:p w14:paraId="46652FAC" w14:textId="2F41689C" w:rsidR="00B5617D" w:rsidRDefault="00B5617D" w:rsidP="00B5617D">
            <w:pPr>
              <w:rPr>
                <w:ins w:id="97" w:author="andrew" w:date="2020-01-07T16:39:00Z"/>
              </w:rPr>
            </w:pPr>
            <w:ins w:id="98" w:author="andrew" w:date="2020-01-07T16:44:00Z">
              <w:r>
                <w:rPr>
                  <w:rFonts w:hint="eastAsia"/>
                </w:rPr>
                <w:t>付款账户</w:t>
              </w:r>
            </w:ins>
          </w:p>
        </w:tc>
        <w:tc>
          <w:tcPr>
            <w:tcW w:w="1350" w:type="dxa"/>
          </w:tcPr>
          <w:p w14:paraId="32E2AA55" w14:textId="7B56FF83" w:rsidR="00B5617D" w:rsidRDefault="00B5617D" w:rsidP="00B5617D">
            <w:pPr>
              <w:rPr>
                <w:ins w:id="99" w:author="andrew" w:date="2020-01-07T16:39:00Z"/>
              </w:rPr>
            </w:pPr>
            <w:ins w:id="100" w:author="andrew" w:date="2020-01-07T16:44:00Z">
              <w:r>
                <w:t>字符串</w:t>
              </w:r>
            </w:ins>
          </w:p>
        </w:tc>
        <w:tc>
          <w:tcPr>
            <w:tcW w:w="1350" w:type="dxa"/>
          </w:tcPr>
          <w:p w14:paraId="3CAD5858" w14:textId="77777777" w:rsidR="00B5617D" w:rsidRDefault="00B5617D" w:rsidP="00B5617D">
            <w:pPr>
              <w:rPr>
                <w:ins w:id="101" w:author="andrew" w:date="2020-01-07T16:39:00Z"/>
              </w:rPr>
            </w:pPr>
          </w:p>
        </w:tc>
        <w:tc>
          <w:tcPr>
            <w:tcW w:w="1350" w:type="dxa"/>
          </w:tcPr>
          <w:p w14:paraId="6122FD29" w14:textId="77777777" w:rsidR="00B5617D" w:rsidRDefault="00B5617D" w:rsidP="00B5617D">
            <w:pPr>
              <w:rPr>
                <w:ins w:id="102" w:author="andrew" w:date="2020-01-07T16:39:00Z"/>
              </w:rPr>
            </w:pPr>
          </w:p>
        </w:tc>
        <w:tc>
          <w:tcPr>
            <w:tcW w:w="1351" w:type="dxa"/>
          </w:tcPr>
          <w:p w14:paraId="1656FBE4" w14:textId="5395326F" w:rsidR="00B5617D" w:rsidRDefault="00B5617D" w:rsidP="00B5617D">
            <w:pPr>
              <w:rPr>
                <w:ins w:id="103" w:author="andrew" w:date="2020-01-07T16:39:00Z"/>
              </w:rPr>
            </w:pPr>
            <w:ins w:id="104" w:author="andrew" w:date="2020-01-07T16:44:00Z">
              <w:r>
                <w:rPr>
                  <w:rFonts w:hint="eastAsia"/>
                </w:rPr>
                <w:t>根据付款方式通过后台方法</w:t>
              </w:r>
              <w:r>
                <w:t>自动带出</w:t>
              </w:r>
            </w:ins>
          </w:p>
        </w:tc>
        <w:tc>
          <w:tcPr>
            <w:tcW w:w="1351" w:type="dxa"/>
          </w:tcPr>
          <w:p w14:paraId="220A262F" w14:textId="1DBCB141" w:rsidR="00B5617D" w:rsidRDefault="00B5617D" w:rsidP="00B5617D">
            <w:pPr>
              <w:rPr>
                <w:ins w:id="105" w:author="andrew" w:date="2020-01-07T16:39:00Z"/>
              </w:rPr>
            </w:pPr>
            <w:ins w:id="106" w:author="andrew" w:date="2020-01-07T16:44:00Z">
              <w:r>
                <w:t>非现金必填</w:t>
              </w:r>
            </w:ins>
          </w:p>
        </w:tc>
      </w:tr>
      <w:tr w:rsidR="00A41CA7" w14:paraId="369180EC" w14:textId="77777777" w:rsidTr="00A41CA7">
        <w:tc>
          <w:tcPr>
            <w:tcW w:w="1350" w:type="dxa"/>
          </w:tcPr>
          <w:p w14:paraId="461F0CD5" w14:textId="77777777" w:rsidR="00A41CA7" w:rsidRPr="00B039A1" w:rsidRDefault="00A41CA7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350" w:type="dxa"/>
          </w:tcPr>
          <w:p w14:paraId="303C312E" w14:textId="77777777" w:rsidR="00A41CA7" w:rsidRPr="00B039A1" w:rsidRDefault="00A41CA7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350" w:type="dxa"/>
          </w:tcPr>
          <w:p w14:paraId="10377779" w14:textId="77777777" w:rsidR="00A41CA7" w:rsidRPr="00B039A1" w:rsidRDefault="00A41CA7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350" w:type="dxa"/>
          </w:tcPr>
          <w:p w14:paraId="3AEF148E" w14:textId="77777777" w:rsidR="00A41CA7" w:rsidRPr="00B039A1" w:rsidRDefault="00A41CA7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351" w:type="dxa"/>
          </w:tcPr>
          <w:p w14:paraId="00F45CE3" w14:textId="77777777" w:rsidR="00A41CA7" w:rsidRPr="00B039A1" w:rsidRDefault="00A41CA7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351" w:type="dxa"/>
          </w:tcPr>
          <w:p w14:paraId="399C2703" w14:textId="77777777" w:rsidR="00A41CA7" w:rsidRPr="00B039A1" w:rsidRDefault="00A41CA7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A41CA7" w14:paraId="0F1378A9" w14:textId="77777777" w:rsidTr="00A41CA7">
        <w:tc>
          <w:tcPr>
            <w:tcW w:w="1350" w:type="dxa"/>
          </w:tcPr>
          <w:p w14:paraId="070BB315" w14:textId="77777777" w:rsidR="00A41CA7" w:rsidRDefault="00A41CA7" w:rsidP="008E573D">
            <w:r>
              <w:rPr>
                <w:rFonts w:hint="eastAsia"/>
              </w:rPr>
              <w:t>商品</w:t>
            </w:r>
            <w:r>
              <w:t>名称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规格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计量单位</w:t>
            </w:r>
          </w:p>
        </w:tc>
        <w:tc>
          <w:tcPr>
            <w:tcW w:w="1350" w:type="dxa"/>
          </w:tcPr>
          <w:p w14:paraId="66E1DBD5" w14:textId="77777777" w:rsidR="00A41CA7" w:rsidRDefault="00A41CA7" w:rsidP="008E573D"/>
        </w:tc>
        <w:tc>
          <w:tcPr>
            <w:tcW w:w="1350" w:type="dxa"/>
          </w:tcPr>
          <w:p w14:paraId="01BB64DB" w14:textId="77777777" w:rsidR="00A41CA7" w:rsidRDefault="00A41CA7" w:rsidP="008E573D"/>
        </w:tc>
        <w:tc>
          <w:tcPr>
            <w:tcW w:w="1350" w:type="dxa"/>
          </w:tcPr>
          <w:p w14:paraId="0D18DD4F" w14:textId="77777777" w:rsidR="00A41CA7" w:rsidRDefault="00A41CA7" w:rsidP="008E573D"/>
        </w:tc>
        <w:tc>
          <w:tcPr>
            <w:tcW w:w="1351" w:type="dxa"/>
          </w:tcPr>
          <w:p w14:paraId="0DEED893" w14:textId="77777777" w:rsidR="00A41CA7" w:rsidRDefault="00A41CA7" w:rsidP="008E573D"/>
        </w:tc>
        <w:tc>
          <w:tcPr>
            <w:tcW w:w="1351" w:type="dxa"/>
          </w:tcPr>
          <w:p w14:paraId="1EF744B4" w14:textId="77777777" w:rsidR="00A41CA7" w:rsidRDefault="00A41CA7" w:rsidP="008E573D">
            <w:r>
              <w:t>只读</w:t>
            </w:r>
          </w:p>
        </w:tc>
      </w:tr>
      <w:tr w:rsidR="00A41CA7" w14:paraId="704DDBC1" w14:textId="77777777" w:rsidTr="00A41CA7">
        <w:tc>
          <w:tcPr>
            <w:tcW w:w="1350" w:type="dxa"/>
          </w:tcPr>
          <w:p w14:paraId="79089D42" w14:textId="77777777" w:rsidR="00A41CA7" w:rsidRDefault="00A41CA7" w:rsidP="008E573D">
            <w:r>
              <w:t>数量</w:t>
            </w:r>
          </w:p>
        </w:tc>
        <w:tc>
          <w:tcPr>
            <w:tcW w:w="1350" w:type="dxa"/>
          </w:tcPr>
          <w:p w14:paraId="5A85D576" w14:textId="77777777" w:rsidR="00A41CA7" w:rsidRDefault="00A41CA7" w:rsidP="008E573D"/>
        </w:tc>
        <w:tc>
          <w:tcPr>
            <w:tcW w:w="1350" w:type="dxa"/>
          </w:tcPr>
          <w:p w14:paraId="5B5B086D" w14:textId="77777777" w:rsidR="00A41CA7" w:rsidRDefault="00A41CA7" w:rsidP="008E573D"/>
        </w:tc>
        <w:tc>
          <w:tcPr>
            <w:tcW w:w="1350" w:type="dxa"/>
          </w:tcPr>
          <w:p w14:paraId="4E5F2167" w14:textId="77777777" w:rsidR="00A41CA7" w:rsidRDefault="00A41CA7" w:rsidP="008E573D"/>
        </w:tc>
        <w:tc>
          <w:tcPr>
            <w:tcW w:w="1351" w:type="dxa"/>
          </w:tcPr>
          <w:p w14:paraId="32914429" w14:textId="77777777" w:rsidR="00A41CA7" w:rsidRDefault="00A41CA7" w:rsidP="008E573D"/>
        </w:tc>
        <w:tc>
          <w:tcPr>
            <w:tcW w:w="1351" w:type="dxa"/>
          </w:tcPr>
          <w:p w14:paraId="09F0A746" w14:textId="77777777" w:rsidR="00A41CA7" w:rsidRDefault="00A41CA7" w:rsidP="008E573D">
            <w:r>
              <w:t>显示</w:t>
            </w:r>
          </w:p>
        </w:tc>
      </w:tr>
      <w:tr w:rsidR="00A41CA7" w14:paraId="003E20BF" w14:textId="77777777" w:rsidTr="00A41CA7">
        <w:tc>
          <w:tcPr>
            <w:tcW w:w="1350" w:type="dxa"/>
          </w:tcPr>
          <w:p w14:paraId="75F46535" w14:textId="77777777" w:rsidR="00A41CA7" w:rsidRDefault="00A41CA7" w:rsidP="008E573D">
            <w:r>
              <w:rPr>
                <w:rFonts w:hint="eastAsia"/>
              </w:rPr>
              <w:t>单价</w:t>
            </w:r>
          </w:p>
        </w:tc>
        <w:tc>
          <w:tcPr>
            <w:tcW w:w="1350" w:type="dxa"/>
          </w:tcPr>
          <w:p w14:paraId="3BDBAA40" w14:textId="77777777" w:rsidR="00A41CA7" w:rsidRDefault="00A41CA7" w:rsidP="008E573D"/>
        </w:tc>
        <w:tc>
          <w:tcPr>
            <w:tcW w:w="1350" w:type="dxa"/>
          </w:tcPr>
          <w:p w14:paraId="751F26CC" w14:textId="77777777" w:rsidR="00A41CA7" w:rsidRDefault="00A41CA7" w:rsidP="008E573D"/>
        </w:tc>
        <w:tc>
          <w:tcPr>
            <w:tcW w:w="1350" w:type="dxa"/>
          </w:tcPr>
          <w:p w14:paraId="4720603D" w14:textId="77777777" w:rsidR="00A41CA7" w:rsidRDefault="00A41CA7" w:rsidP="008E573D"/>
        </w:tc>
        <w:tc>
          <w:tcPr>
            <w:tcW w:w="1351" w:type="dxa"/>
          </w:tcPr>
          <w:p w14:paraId="4018CF04" w14:textId="77777777" w:rsidR="00A41CA7" w:rsidRDefault="00A41CA7" w:rsidP="008E573D"/>
        </w:tc>
        <w:tc>
          <w:tcPr>
            <w:tcW w:w="1351" w:type="dxa"/>
          </w:tcPr>
          <w:p w14:paraId="12CA918A" w14:textId="77777777" w:rsidR="00A41CA7" w:rsidRDefault="00A41CA7" w:rsidP="008E573D">
            <w:r>
              <w:t>显示</w:t>
            </w:r>
          </w:p>
        </w:tc>
      </w:tr>
    </w:tbl>
    <w:p w14:paraId="6A7AE90B" w14:textId="77777777" w:rsidR="00A41CA7" w:rsidRDefault="00A41CA7" w:rsidP="00A41CA7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14:paraId="084B4AE7" w14:textId="77777777" w:rsidR="00A41CA7" w:rsidRDefault="00A41CA7" w:rsidP="00A41CA7">
      <w:pPr>
        <w:pStyle w:val="a5"/>
        <w:widowControl/>
        <w:numPr>
          <w:ilvl w:val="0"/>
          <w:numId w:val="10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操作说明</w:t>
      </w:r>
    </w:p>
    <w:p w14:paraId="4B85441A" w14:textId="77777777" w:rsidR="00A41CA7" w:rsidRDefault="00A41CA7" w:rsidP="00A41CA7">
      <w:pPr>
        <w:pStyle w:val="a5"/>
        <w:widowControl/>
        <w:numPr>
          <w:ilvl w:val="0"/>
          <w:numId w:val="11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点击收货地址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：显示收货地址维护画面</w:t>
      </w:r>
    </w:p>
    <w:p w14:paraId="52927E86" w14:textId="77777777" w:rsidR="00A41CA7" w:rsidRDefault="00A41CA7" w:rsidP="00A41CA7">
      <w:pPr>
        <w:pStyle w:val="a5"/>
        <w:widowControl/>
        <w:numPr>
          <w:ilvl w:val="0"/>
          <w:numId w:val="11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生成订单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：保存订单到服务器，订单状态为未发货。上属经销商的“我收到的订单”中会出现此订单。</w:t>
      </w:r>
    </w:p>
    <w:p w14:paraId="590CB5CB" w14:textId="31942A42" w:rsidR="002B6807" w:rsidRDefault="002B6807" w:rsidP="002B6807">
      <w:pPr>
        <w:pStyle w:val="a5"/>
        <w:widowControl/>
        <w:ind w:left="120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订单生成后，经销商在上属经销商的货款余额不变，</w:t>
      </w:r>
      <w:del w:id="107" w:author="andrew" w:date="2020-01-07T19:07:00Z">
        <w:r w:rsidDel="008B76C1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delText>但是</w:delText>
        </w:r>
      </w:del>
      <w:ins w:id="108" w:author="andrew" w:date="2020-01-07T19:07:00Z">
        <w:r w:rsidR="008B76C1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如果订单没有付款，则</w:t>
        </w:r>
      </w:ins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可用货款余额减少相应金额（货款临时占用）。</w:t>
      </w:r>
    </w:p>
    <w:p w14:paraId="57A701CA" w14:textId="77777777" w:rsidR="00A41CA7" w:rsidRPr="000305CA" w:rsidRDefault="00A41CA7" w:rsidP="00A41CA7">
      <w:pPr>
        <w:pStyle w:val="a5"/>
        <w:widowControl/>
        <w:ind w:left="1200" w:firstLineChars="0" w:firstLine="0"/>
        <w:jc w:val="left"/>
        <w:rPr>
          <w:rFonts w:ascii="宋体" w:eastAsia="宋体" w:hAnsi="宋体" w:cs="宋体"/>
          <w:noProof/>
          <w:color w:val="FF0000"/>
          <w:kern w:val="0"/>
          <w:sz w:val="24"/>
          <w:szCs w:val="24"/>
        </w:rPr>
      </w:pPr>
      <w:r w:rsidRPr="000305CA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如果当前经销商保证金不足，会提示：保证金不足，不能提交订单</w:t>
      </w:r>
      <w:r w:rsidR="000305CA" w:rsidRPr="000305CA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，请先录入付款单支付保证金。</w:t>
      </w:r>
    </w:p>
    <w:p w14:paraId="3CFC8271" w14:textId="7EBF212B" w:rsidR="00A41CA7" w:rsidRPr="000305CA" w:rsidRDefault="00A41CA7" w:rsidP="00A41CA7">
      <w:pPr>
        <w:pStyle w:val="a5"/>
        <w:widowControl/>
        <w:ind w:left="1200" w:firstLineChars="0" w:firstLine="0"/>
        <w:jc w:val="left"/>
        <w:rPr>
          <w:rFonts w:ascii="宋体" w:eastAsia="宋体" w:hAnsi="宋体" w:cs="宋体"/>
          <w:noProof/>
          <w:color w:val="FF0000"/>
          <w:kern w:val="0"/>
          <w:sz w:val="24"/>
          <w:szCs w:val="24"/>
        </w:rPr>
      </w:pPr>
      <w:r w:rsidRPr="000305CA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如果</w:t>
      </w:r>
      <w:ins w:id="109" w:author="andrew" w:date="2020-01-07T19:06:00Z">
        <w:r w:rsidR="008B76C1">
          <w:rPr>
            <w:rFonts w:ascii="宋体" w:eastAsia="宋体" w:hAnsi="宋体" w:cs="宋体" w:hint="eastAsia"/>
            <w:noProof/>
            <w:color w:val="FF0000"/>
            <w:kern w:val="0"/>
            <w:sz w:val="24"/>
            <w:szCs w:val="24"/>
          </w:rPr>
          <w:t>订单没有付款，而且</w:t>
        </w:r>
      </w:ins>
      <w:r w:rsidRPr="000305CA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当前经销商在上属经销商处货款不足，会提示：货款不足，不能订货</w:t>
      </w:r>
      <w:r w:rsidR="000305CA" w:rsidRPr="000305CA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，请先录入付款单支付货款。</w:t>
      </w:r>
    </w:p>
    <w:p w14:paraId="3E24FDA5" w14:textId="069022D6" w:rsidR="00F32485" w:rsidRDefault="00A41CA7" w:rsidP="00F32485">
      <w:pPr>
        <w:pStyle w:val="a5"/>
        <w:widowControl/>
        <w:ind w:left="1200" w:firstLineChars="0" w:firstLine="0"/>
        <w:jc w:val="left"/>
        <w:rPr>
          <w:ins w:id="110" w:author="andrew" w:date="2020-01-07T20:06:00Z"/>
          <w:rFonts w:ascii="宋体" w:eastAsia="宋体" w:hAnsi="宋体" w:cs="宋体"/>
          <w:noProof/>
          <w:kern w:val="0"/>
          <w:sz w:val="24"/>
          <w:szCs w:val="24"/>
        </w:rPr>
      </w:pPr>
      <w:r w:rsidRPr="000305CA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如果当前经销商已经填写了注销申请单，会提示：注销申请审核中，不能订货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。</w:t>
      </w:r>
    </w:p>
    <w:p w14:paraId="62951D6B" w14:textId="20F03BA0" w:rsidR="00195665" w:rsidRDefault="00195665" w:rsidP="00F32485">
      <w:pPr>
        <w:pStyle w:val="a5"/>
        <w:widowControl/>
        <w:ind w:left="1200" w:firstLineChars="0" w:firstLine="0"/>
        <w:jc w:val="left"/>
        <w:rPr>
          <w:ins w:id="111" w:author="andrew" w:date="2020-01-07T20:07:00Z"/>
          <w:rFonts w:ascii="宋体" w:eastAsia="宋体" w:hAnsi="宋体" w:cs="宋体"/>
          <w:noProof/>
          <w:kern w:val="0"/>
          <w:sz w:val="24"/>
          <w:szCs w:val="24"/>
        </w:rPr>
      </w:pPr>
      <w:ins w:id="112" w:author="andrew" w:date="2020-01-07T20:06:00Z">
        <w:r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当前经销商的等级，如果设置了单日最高订货积分，需要检查经销商当天订货积分是否</w:t>
        </w:r>
      </w:ins>
      <w:ins w:id="113" w:author="andrew" w:date="2020-01-07T20:07:00Z">
        <w:r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已经超出设定的积分，如果达到</w:t>
        </w:r>
      </w:ins>
      <w:ins w:id="114" w:author="andrew" w:date="2020-01-07T20:22:00Z">
        <w:r w:rsidR="005F7983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，且订单没有达成上一等级单次晋级积分</w:t>
        </w:r>
      </w:ins>
      <w:ins w:id="115" w:author="andrew" w:date="2020-01-07T20:07:00Z">
        <w:r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，需要报错。</w:t>
        </w:r>
      </w:ins>
    </w:p>
    <w:p w14:paraId="16BF11EF" w14:textId="4A2FA0EC" w:rsidR="00195665" w:rsidRPr="00195665" w:rsidRDefault="00195665" w:rsidP="00F32485">
      <w:pPr>
        <w:pStyle w:val="a5"/>
        <w:widowControl/>
        <w:ind w:left="120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ins w:id="116" w:author="andrew" w:date="2020-01-07T20:07:00Z">
        <w:r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对每个订货商品，如果当前经销商等级设置了最高订货库存量，如果当前经销商库存</w:t>
        </w:r>
      </w:ins>
      <w:ins w:id="117" w:author="andrew" w:date="2020-01-07T20:08:00Z">
        <w:r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高于此库存，会提示用户“x</w:t>
        </w:r>
        <w:r>
          <w:rPr>
            <w:rFonts w:ascii="宋体" w:eastAsia="宋体" w:hAnsi="宋体" w:cs="宋体"/>
            <w:noProof/>
            <w:kern w:val="0"/>
            <w:sz w:val="24"/>
            <w:szCs w:val="24"/>
          </w:rPr>
          <w:t>xx</w:t>
        </w:r>
        <w:r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 xml:space="preserve">商品库存高于最高订货库存 </w:t>
        </w:r>
        <w:r>
          <w:rPr>
            <w:rFonts w:ascii="宋体" w:eastAsia="宋体" w:hAnsi="宋体" w:cs="宋体"/>
            <w:noProof/>
            <w:kern w:val="0"/>
            <w:sz w:val="24"/>
            <w:szCs w:val="24"/>
          </w:rPr>
          <w:t xml:space="preserve">xxx </w:t>
        </w:r>
        <w:r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个，如果确定要提交订单，则系统</w:t>
        </w:r>
      </w:ins>
      <w:ins w:id="118" w:author="andrew" w:date="2020-01-07T20:09:00Z">
        <w:r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 xml:space="preserve">会认定你个人消费了 </w:t>
        </w:r>
        <w:r>
          <w:rPr>
            <w:rFonts w:ascii="宋体" w:eastAsia="宋体" w:hAnsi="宋体" w:cs="宋体"/>
            <w:noProof/>
            <w:kern w:val="0"/>
            <w:sz w:val="24"/>
            <w:szCs w:val="24"/>
          </w:rPr>
          <w:t xml:space="preserve">xxx </w:t>
        </w:r>
        <w:r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个，要继续吗？</w:t>
        </w:r>
      </w:ins>
      <w:ins w:id="119" w:author="andrew" w:date="2020-01-07T20:08:00Z">
        <w:r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”</w:t>
        </w:r>
      </w:ins>
      <w:ins w:id="120" w:author="andrew" w:date="2020-01-07T20:09:00Z">
        <w:r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，如果确定，则系统保存订单后，会减少当前经销商商品库存为设置的最高</w:t>
        </w:r>
      </w:ins>
      <w:ins w:id="121" w:author="andrew" w:date="2020-01-07T20:10:00Z">
        <w:r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库存量。</w:t>
        </w:r>
      </w:ins>
    </w:p>
    <w:p w14:paraId="20AA2576" w14:textId="38450DDB" w:rsidR="002F35EE" w:rsidDel="002F35EE" w:rsidRDefault="002F35EE" w:rsidP="00A41CA7">
      <w:pPr>
        <w:pStyle w:val="a5"/>
        <w:widowControl/>
        <w:numPr>
          <w:ilvl w:val="0"/>
          <w:numId w:val="11"/>
        </w:numPr>
        <w:ind w:firstLineChars="0"/>
        <w:jc w:val="left"/>
        <w:rPr>
          <w:del w:id="122" w:author="andrew" w:date="2020-01-07T16:40:00Z"/>
          <w:rFonts w:ascii="宋体" w:eastAsia="宋体" w:hAnsi="宋体" w:cs="宋体"/>
          <w:noProof/>
          <w:kern w:val="0"/>
          <w:sz w:val="24"/>
          <w:szCs w:val="24"/>
        </w:rPr>
      </w:pPr>
    </w:p>
    <w:p w14:paraId="68E1318A" w14:textId="77777777" w:rsidR="00A41CA7" w:rsidRDefault="00A41CA7" w:rsidP="00A41CA7">
      <w:pPr>
        <w:pStyle w:val="a5"/>
        <w:widowControl/>
        <w:numPr>
          <w:ilvl w:val="0"/>
          <w:numId w:val="10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14:paraId="22367BDD" w14:textId="77777777" w:rsidR="00A41CA7" w:rsidRDefault="00E66539" w:rsidP="00AE16C3">
      <w:pPr>
        <w:pStyle w:val="a5"/>
        <w:widowControl/>
        <w:numPr>
          <w:ilvl w:val="0"/>
          <w:numId w:val="1"/>
        </w:numPr>
        <w:ind w:left="552" w:hangingChars="230" w:hanging="552"/>
        <w:jc w:val="left"/>
        <w:outlineLvl w:val="0"/>
        <w:rPr>
          <w:rFonts w:ascii="宋体" w:eastAsia="宋体" w:hAnsi="宋体" w:cs="宋体"/>
          <w:noProof/>
          <w:kern w:val="0"/>
          <w:sz w:val="24"/>
          <w:szCs w:val="24"/>
        </w:rPr>
      </w:pPr>
      <w:bookmarkStart w:id="123" w:name="_Toc17301017"/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t>收货地址维护</w:t>
      </w:r>
      <w:bookmarkEnd w:id="123"/>
    </w:p>
    <w:p w14:paraId="1F3A8303" w14:textId="77777777" w:rsidR="00E66539" w:rsidRDefault="00E66539" w:rsidP="00E66539">
      <w:pPr>
        <w:pStyle w:val="a5"/>
        <w:widowControl/>
        <w:numPr>
          <w:ilvl w:val="0"/>
          <w:numId w:val="12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界面截图</w:t>
      </w:r>
    </w:p>
    <w:p w14:paraId="22C0C6A2" w14:textId="77777777" w:rsidR="00E66539" w:rsidRDefault="00E66539" w:rsidP="00E66539">
      <w:pPr>
        <w:widowControl/>
        <w:ind w:leftChars="337" w:left="708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113556" wp14:editId="35380BDE">
            <wp:extent cx="2362200" cy="4141892"/>
            <wp:effectExtent l="0" t="0" r="0" b="0"/>
            <wp:docPr id="109" name="图片 109" descr="C:\Users\andrew\AppData\Roaming\Tencent\Users\358399800\QQ\WinTemp\RichOle\C5A7[Q0_W3]U291JW@E4Z`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ndrew\AppData\Roaming\Tencent\Users\358399800\QQ\WinTemp\RichOle\C5A7[Q0_W3]U291JW@E4Z`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388" cy="4147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105B3" w14:textId="77777777" w:rsidR="00BD4D6F" w:rsidRPr="00BD4D6F" w:rsidRDefault="00BD4D6F" w:rsidP="00BD4D6F">
      <w:pPr>
        <w:widowControl/>
        <w:ind w:leftChars="405" w:left="85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22C2581" wp14:editId="32A7A83F">
            <wp:extent cx="2508250" cy="4529003"/>
            <wp:effectExtent l="0" t="0" r="6350" b="5080"/>
            <wp:docPr id="6" name="图片 6" descr="C:\Users\andrew\AppData\Roaming\Tencent\Users\358399800\QQ\WinTemp\RichOle\G3UDY4C6$ECOSV}T7YY[_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drew\AppData\Roaming\Tencent\Users\358399800\QQ\WinTemp\RichOle\G3UDY4C6$ECOSV}T7YY[_9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607" cy="453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47D7E" w14:textId="77777777" w:rsidR="00BD4D6F" w:rsidRPr="004C3E00" w:rsidRDefault="00BD4D6F" w:rsidP="00E66539">
      <w:pPr>
        <w:widowControl/>
        <w:ind w:leftChars="337" w:left="708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19F1FF8" w14:textId="77777777" w:rsidR="00E66539" w:rsidRDefault="00E66539" w:rsidP="00E66539">
      <w:pPr>
        <w:pStyle w:val="a5"/>
        <w:widowControl/>
        <w:numPr>
          <w:ilvl w:val="0"/>
          <w:numId w:val="12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界面要素说明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E66539" w14:paraId="54976075" w14:textId="77777777" w:rsidTr="008E573D">
        <w:tc>
          <w:tcPr>
            <w:tcW w:w="1350" w:type="dxa"/>
          </w:tcPr>
          <w:p w14:paraId="409A34BA" w14:textId="77777777" w:rsidR="00E66539" w:rsidRPr="00B039A1" w:rsidRDefault="00E66539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350" w:type="dxa"/>
          </w:tcPr>
          <w:p w14:paraId="76E58FEB" w14:textId="77777777" w:rsidR="00E66539" w:rsidRPr="00B039A1" w:rsidRDefault="00E66539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350" w:type="dxa"/>
          </w:tcPr>
          <w:p w14:paraId="5FCF2E18" w14:textId="77777777" w:rsidR="00E66539" w:rsidRPr="00B039A1" w:rsidRDefault="00E66539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350" w:type="dxa"/>
          </w:tcPr>
          <w:p w14:paraId="2A283526" w14:textId="77777777" w:rsidR="00E66539" w:rsidRPr="00B039A1" w:rsidRDefault="00E66539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351" w:type="dxa"/>
          </w:tcPr>
          <w:p w14:paraId="638BB1E4" w14:textId="77777777" w:rsidR="00E66539" w:rsidRPr="00B039A1" w:rsidRDefault="00E66539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351" w:type="dxa"/>
          </w:tcPr>
          <w:p w14:paraId="013475C9" w14:textId="77777777" w:rsidR="00E66539" w:rsidRPr="00B039A1" w:rsidRDefault="00E66539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E66539" w14:paraId="12541036" w14:textId="77777777" w:rsidTr="008E573D">
        <w:tc>
          <w:tcPr>
            <w:tcW w:w="1350" w:type="dxa"/>
          </w:tcPr>
          <w:p w14:paraId="4E5C4A70" w14:textId="77777777" w:rsidR="00E66539" w:rsidRDefault="00E66539" w:rsidP="008E573D">
            <w:r>
              <w:rPr>
                <w:rFonts w:hint="eastAsia"/>
              </w:rPr>
              <w:t>收货人</w:t>
            </w:r>
          </w:p>
        </w:tc>
        <w:tc>
          <w:tcPr>
            <w:tcW w:w="1350" w:type="dxa"/>
          </w:tcPr>
          <w:p w14:paraId="45A07923" w14:textId="77777777" w:rsidR="00E66539" w:rsidRDefault="00E66539" w:rsidP="008E573D"/>
        </w:tc>
        <w:tc>
          <w:tcPr>
            <w:tcW w:w="1350" w:type="dxa"/>
          </w:tcPr>
          <w:p w14:paraId="38541460" w14:textId="77777777" w:rsidR="00E66539" w:rsidRDefault="00E66539" w:rsidP="008E573D"/>
        </w:tc>
        <w:tc>
          <w:tcPr>
            <w:tcW w:w="1350" w:type="dxa"/>
          </w:tcPr>
          <w:p w14:paraId="0C9E667E" w14:textId="77777777" w:rsidR="00E66539" w:rsidRDefault="00E66539" w:rsidP="008E573D"/>
        </w:tc>
        <w:tc>
          <w:tcPr>
            <w:tcW w:w="1351" w:type="dxa"/>
          </w:tcPr>
          <w:p w14:paraId="33CEAB6B" w14:textId="77777777" w:rsidR="00E66539" w:rsidRDefault="00E66539" w:rsidP="008E573D"/>
        </w:tc>
        <w:tc>
          <w:tcPr>
            <w:tcW w:w="1351" w:type="dxa"/>
          </w:tcPr>
          <w:p w14:paraId="1A92F1D4" w14:textId="77777777" w:rsidR="00E66539" w:rsidRDefault="00E66539" w:rsidP="008E573D"/>
        </w:tc>
      </w:tr>
      <w:tr w:rsidR="00E66539" w14:paraId="23481ABF" w14:textId="77777777" w:rsidTr="008E573D">
        <w:tc>
          <w:tcPr>
            <w:tcW w:w="1350" w:type="dxa"/>
          </w:tcPr>
          <w:p w14:paraId="3DFE91F4" w14:textId="77777777" w:rsidR="00E66539" w:rsidRDefault="00BD4D6F" w:rsidP="008E573D">
            <w:r>
              <w:rPr>
                <w:rFonts w:hint="eastAsia"/>
              </w:rPr>
              <w:t>手机号码</w:t>
            </w:r>
          </w:p>
        </w:tc>
        <w:tc>
          <w:tcPr>
            <w:tcW w:w="1350" w:type="dxa"/>
          </w:tcPr>
          <w:p w14:paraId="6A32092B" w14:textId="77777777" w:rsidR="00E66539" w:rsidRDefault="00E66539" w:rsidP="008E573D"/>
        </w:tc>
        <w:tc>
          <w:tcPr>
            <w:tcW w:w="1350" w:type="dxa"/>
          </w:tcPr>
          <w:p w14:paraId="1C96940F" w14:textId="77777777" w:rsidR="00E66539" w:rsidRDefault="00E66539" w:rsidP="008E573D"/>
        </w:tc>
        <w:tc>
          <w:tcPr>
            <w:tcW w:w="1350" w:type="dxa"/>
          </w:tcPr>
          <w:p w14:paraId="57BACA55" w14:textId="77777777" w:rsidR="00E66539" w:rsidRDefault="00E66539" w:rsidP="008E573D"/>
        </w:tc>
        <w:tc>
          <w:tcPr>
            <w:tcW w:w="1351" w:type="dxa"/>
          </w:tcPr>
          <w:p w14:paraId="33F0F246" w14:textId="77777777" w:rsidR="00E66539" w:rsidRDefault="00E66539" w:rsidP="008E573D"/>
        </w:tc>
        <w:tc>
          <w:tcPr>
            <w:tcW w:w="1351" w:type="dxa"/>
          </w:tcPr>
          <w:p w14:paraId="3D8B47A3" w14:textId="77777777" w:rsidR="00E66539" w:rsidRDefault="00E66539" w:rsidP="008E573D"/>
        </w:tc>
      </w:tr>
      <w:tr w:rsidR="00E66539" w14:paraId="448655A2" w14:textId="77777777" w:rsidTr="008E573D">
        <w:tc>
          <w:tcPr>
            <w:tcW w:w="1350" w:type="dxa"/>
          </w:tcPr>
          <w:p w14:paraId="2036E5C2" w14:textId="77777777" w:rsidR="00E66539" w:rsidRDefault="00E66539" w:rsidP="008E573D">
            <w:r>
              <w:rPr>
                <w:rFonts w:hint="eastAsia"/>
              </w:rPr>
              <w:t>地址</w:t>
            </w:r>
          </w:p>
        </w:tc>
        <w:tc>
          <w:tcPr>
            <w:tcW w:w="1350" w:type="dxa"/>
          </w:tcPr>
          <w:p w14:paraId="75190B2E" w14:textId="77777777" w:rsidR="00E66539" w:rsidRDefault="00E66539" w:rsidP="008E573D"/>
        </w:tc>
        <w:tc>
          <w:tcPr>
            <w:tcW w:w="1350" w:type="dxa"/>
          </w:tcPr>
          <w:p w14:paraId="5CCEDD65" w14:textId="77777777" w:rsidR="00E66539" w:rsidRDefault="00E66539" w:rsidP="008E573D"/>
        </w:tc>
        <w:tc>
          <w:tcPr>
            <w:tcW w:w="1350" w:type="dxa"/>
          </w:tcPr>
          <w:p w14:paraId="071044EF" w14:textId="77777777" w:rsidR="00E66539" w:rsidRDefault="00E66539" w:rsidP="008E573D"/>
        </w:tc>
        <w:tc>
          <w:tcPr>
            <w:tcW w:w="1351" w:type="dxa"/>
          </w:tcPr>
          <w:p w14:paraId="1631451E" w14:textId="77777777" w:rsidR="00E66539" w:rsidRDefault="00E66539" w:rsidP="008E573D"/>
        </w:tc>
        <w:tc>
          <w:tcPr>
            <w:tcW w:w="1351" w:type="dxa"/>
          </w:tcPr>
          <w:p w14:paraId="7B353D87" w14:textId="77777777" w:rsidR="00E66539" w:rsidRDefault="00E66539" w:rsidP="008E573D"/>
        </w:tc>
      </w:tr>
      <w:tr w:rsidR="00E66539" w14:paraId="08B6CE4F" w14:textId="77777777" w:rsidTr="008E573D">
        <w:tc>
          <w:tcPr>
            <w:tcW w:w="1350" w:type="dxa"/>
          </w:tcPr>
          <w:p w14:paraId="70900FC6" w14:textId="77777777" w:rsidR="00E66539" w:rsidRDefault="00E66539" w:rsidP="008E573D">
            <w:r>
              <w:rPr>
                <w:rFonts w:hint="eastAsia"/>
              </w:rPr>
              <w:t>是否默认收货地址</w:t>
            </w:r>
          </w:p>
        </w:tc>
        <w:tc>
          <w:tcPr>
            <w:tcW w:w="1350" w:type="dxa"/>
          </w:tcPr>
          <w:p w14:paraId="61BA1CA8" w14:textId="77777777" w:rsidR="00E66539" w:rsidRDefault="00E66539" w:rsidP="008E573D"/>
        </w:tc>
        <w:tc>
          <w:tcPr>
            <w:tcW w:w="1350" w:type="dxa"/>
          </w:tcPr>
          <w:p w14:paraId="3BEA5171" w14:textId="77777777" w:rsidR="00E66539" w:rsidRDefault="00E66539" w:rsidP="008E573D"/>
        </w:tc>
        <w:tc>
          <w:tcPr>
            <w:tcW w:w="1350" w:type="dxa"/>
          </w:tcPr>
          <w:p w14:paraId="274331EC" w14:textId="77777777" w:rsidR="00E66539" w:rsidRDefault="00E66539" w:rsidP="008E573D"/>
        </w:tc>
        <w:tc>
          <w:tcPr>
            <w:tcW w:w="1351" w:type="dxa"/>
          </w:tcPr>
          <w:p w14:paraId="57DEE45A" w14:textId="77777777" w:rsidR="00E66539" w:rsidRDefault="00E66539" w:rsidP="008E573D"/>
        </w:tc>
        <w:tc>
          <w:tcPr>
            <w:tcW w:w="1351" w:type="dxa"/>
          </w:tcPr>
          <w:p w14:paraId="1CEB44B0" w14:textId="77777777" w:rsidR="00E66539" w:rsidRDefault="00E66539" w:rsidP="008E573D"/>
        </w:tc>
      </w:tr>
    </w:tbl>
    <w:p w14:paraId="68157348" w14:textId="77777777" w:rsidR="00E66539" w:rsidRDefault="00E66539" w:rsidP="00E66539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14:paraId="19F46F0B" w14:textId="77777777" w:rsidR="00E66539" w:rsidRDefault="00E66539" w:rsidP="00E66539">
      <w:pPr>
        <w:pStyle w:val="a5"/>
        <w:widowControl/>
        <w:numPr>
          <w:ilvl w:val="0"/>
          <w:numId w:val="12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操作说明</w:t>
      </w:r>
    </w:p>
    <w:p w14:paraId="5154C353" w14:textId="77777777" w:rsidR="00E66539" w:rsidRPr="00E66539" w:rsidRDefault="00E66539" w:rsidP="00E66539">
      <w:pPr>
        <w:pStyle w:val="a5"/>
        <w:widowControl/>
        <w:numPr>
          <w:ilvl w:val="0"/>
          <w:numId w:val="13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新增</w:t>
      </w:r>
      <w:r w:rsidRPr="00E66539">
        <w:rPr>
          <w:rFonts w:ascii="宋体" w:eastAsia="宋体" w:hAnsi="宋体" w:cs="宋体" w:hint="eastAsia"/>
          <w:noProof/>
          <w:kern w:val="0"/>
          <w:sz w:val="24"/>
          <w:szCs w:val="24"/>
        </w:rPr>
        <w:t>：进入新增/编辑地址画面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，可以设置默认地址。</w:t>
      </w:r>
    </w:p>
    <w:p w14:paraId="3BD6282F" w14:textId="77777777" w:rsidR="00E66539" w:rsidRDefault="00E66539" w:rsidP="00E66539">
      <w:pPr>
        <w:pStyle w:val="a5"/>
        <w:widowControl/>
        <w:numPr>
          <w:ilvl w:val="0"/>
          <w:numId w:val="13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编辑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：进入新增/编辑地址画面，可以设置默认地址。</w:t>
      </w:r>
    </w:p>
    <w:p w14:paraId="21D07588" w14:textId="77777777" w:rsidR="00E66539" w:rsidRDefault="00E66539" w:rsidP="00E66539">
      <w:pPr>
        <w:pStyle w:val="a5"/>
        <w:widowControl/>
        <w:numPr>
          <w:ilvl w:val="0"/>
          <w:numId w:val="13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删除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：删除当前地址</w:t>
      </w:r>
    </w:p>
    <w:p w14:paraId="5539AFCE" w14:textId="77777777" w:rsidR="00E66539" w:rsidRDefault="00314BEE" w:rsidP="00AE16C3">
      <w:pPr>
        <w:pStyle w:val="a5"/>
        <w:widowControl/>
        <w:numPr>
          <w:ilvl w:val="0"/>
          <w:numId w:val="1"/>
        </w:numPr>
        <w:ind w:left="552" w:hangingChars="230" w:hanging="552"/>
        <w:jc w:val="left"/>
        <w:outlineLvl w:val="0"/>
        <w:rPr>
          <w:rFonts w:ascii="宋体" w:eastAsia="宋体" w:hAnsi="宋体" w:cs="宋体"/>
          <w:noProof/>
          <w:kern w:val="0"/>
          <w:sz w:val="24"/>
          <w:szCs w:val="24"/>
        </w:rPr>
      </w:pPr>
      <w:bookmarkStart w:id="124" w:name="_Toc17301018"/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我的单据</w:t>
      </w:r>
      <w:bookmarkEnd w:id="124"/>
    </w:p>
    <w:p w14:paraId="211A6407" w14:textId="77777777" w:rsidR="00314BEE" w:rsidRDefault="00314BEE" w:rsidP="00314BEE">
      <w:pPr>
        <w:pStyle w:val="a5"/>
        <w:widowControl/>
        <w:numPr>
          <w:ilvl w:val="0"/>
          <w:numId w:val="14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界面截图：</w:t>
      </w:r>
    </w:p>
    <w:p w14:paraId="0C7C337E" w14:textId="77777777" w:rsidR="00314BEE" w:rsidRPr="004C3E00" w:rsidRDefault="00314BEE" w:rsidP="00314BEE">
      <w:pPr>
        <w:widowControl/>
        <w:ind w:leftChars="337" w:left="708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4EE3F51" wp14:editId="22FFFCBD">
            <wp:extent cx="2286000" cy="3368923"/>
            <wp:effectExtent l="0" t="0" r="0" b="3175"/>
            <wp:docPr id="112" name="图片 112" descr="C:\Users\andrew\AppData\Roaming\Tencent\Users\358399800\QQ\WinTemp\RichOle\]3P@TLXY87)P$H{[QDYV](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ndrew\AppData\Roaming\Tencent\Users\358399800\QQ\WinTemp\RichOle\]3P@TLXY87)P$H{[QDYV](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393" cy="337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01F2D" w14:textId="77777777" w:rsidR="00314BEE" w:rsidRDefault="00314BEE" w:rsidP="00314BEE">
      <w:pPr>
        <w:pStyle w:val="a5"/>
        <w:widowControl/>
        <w:numPr>
          <w:ilvl w:val="0"/>
          <w:numId w:val="14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界面说明：</w:t>
      </w:r>
    </w:p>
    <w:p w14:paraId="3248AFE1" w14:textId="77777777" w:rsidR="00314BEE" w:rsidRDefault="00314BEE" w:rsidP="00314BEE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color w:val="FF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包含自己日常经常会录入的单据，订单、付款单、退款单。这个部分都表示自己录入的单据，包含上级处理后状态变化了的单据。</w:t>
      </w:r>
      <w:r w:rsidRPr="00314BEE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如果状态有发生变化，会用红色的数字在列表上提示。</w:t>
      </w:r>
    </w:p>
    <w:p w14:paraId="29901CDD" w14:textId="77777777" w:rsidR="00F874EE" w:rsidRDefault="00F874EE" w:rsidP="00314BEE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F874EE">
        <w:rPr>
          <w:rFonts w:ascii="宋体" w:eastAsia="宋体" w:hAnsi="宋体" w:cs="宋体" w:hint="eastAsia"/>
          <w:noProof/>
          <w:kern w:val="0"/>
          <w:sz w:val="24"/>
          <w:szCs w:val="24"/>
        </w:rPr>
        <w:t>点击</w:t>
      </w:r>
      <w:r w:rsidR="0069506E">
        <w:rPr>
          <w:rFonts w:ascii="宋体" w:eastAsia="宋体" w:hAnsi="宋体" w:cs="宋体" w:hint="eastAsia"/>
          <w:noProof/>
          <w:kern w:val="0"/>
          <w:sz w:val="24"/>
          <w:szCs w:val="24"/>
        </w:rPr>
        <w:t>“订单”：进入我录入的订单画面。</w:t>
      </w:r>
    </w:p>
    <w:p w14:paraId="18B000C3" w14:textId="02E975C8" w:rsidR="0069506E" w:rsidRDefault="0069506E" w:rsidP="00314BEE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点击“付款单”：进入我录入的付款单画面。</w:t>
      </w:r>
      <w:ins w:id="125" w:author="andrew" w:date="2020-01-07T17:25:00Z">
        <w:r w:rsidR="00F24421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根据后台</w:t>
        </w:r>
      </w:ins>
      <w:ins w:id="126" w:author="andrew" w:date="2020-01-07T17:26:00Z">
        <w:r w:rsidR="00F24421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接口</w:t>
        </w:r>
      </w:ins>
      <w:ins w:id="127" w:author="andrew" w:date="2020-01-07T20:32:00Z">
        <w:r w:rsidR="005F7983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（</w:t>
        </w:r>
        <w:r w:rsidR="002D7217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找到达成条件为单次提货积分的最高等级，这个等级以下的所有经销商都不能录入付款单</w:t>
        </w:r>
        <w:r w:rsidR="005F7983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）</w:t>
        </w:r>
      </w:ins>
      <w:ins w:id="128" w:author="andrew" w:date="2020-01-07T17:25:00Z">
        <w:r w:rsidR="00F24421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，有的经销商不会显示</w:t>
        </w:r>
      </w:ins>
      <w:ins w:id="129" w:author="andrew" w:date="2020-01-07T17:26:00Z">
        <w:r w:rsidR="00F24421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此菜单。</w:t>
        </w:r>
      </w:ins>
    </w:p>
    <w:p w14:paraId="3319EE57" w14:textId="77777777" w:rsidR="0069506E" w:rsidRPr="00F874EE" w:rsidRDefault="0069506E" w:rsidP="00314BEE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点击“退款单”：进入我录入的退款单画面。</w:t>
      </w:r>
    </w:p>
    <w:p w14:paraId="04D94D9C" w14:textId="77777777" w:rsidR="00314BEE" w:rsidRDefault="00314BEE" w:rsidP="00AE16C3">
      <w:pPr>
        <w:pStyle w:val="a5"/>
        <w:widowControl/>
        <w:numPr>
          <w:ilvl w:val="0"/>
          <w:numId w:val="1"/>
        </w:numPr>
        <w:ind w:left="552" w:hangingChars="230" w:hanging="552"/>
        <w:jc w:val="left"/>
        <w:outlineLvl w:val="0"/>
        <w:rPr>
          <w:rFonts w:ascii="宋体" w:eastAsia="宋体" w:hAnsi="宋体" w:cs="宋体"/>
          <w:noProof/>
          <w:kern w:val="0"/>
          <w:sz w:val="24"/>
          <w:szCs w:val="24"/>
        </w:rPr>
      </w:pPr>
      <w:bookmarkStart w:id="130" w:name="_Toc17301019"/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我录入的订单</w:t>
      </w:r>
      <w:bookmarkEnd w:id="130"/>
    </w:p>
    <w:p w14:paraId="1F831086" w14:textId="77777777" w:rsidR="002B6807" w:rsidRDefault="002B6807" w:rsidP="002B6807">
      <w:pPr>
        <w:pStyle w:val="a5"/>
        <w:widowControl/>
        <w:numPr>
          <w:ilvl w:val="0"/>
          <w:numId w:val="15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界面截图</w:t>
      </w:r>
    </w:p>
    <w:p w14:paraId="021D96A9" w14:textId="77777777" w:rsidR="00BA0DE0" w:rsidRPr="00BA0DE0" w:rsidRDefault="00BA0DE0" w:rsidP="00BA0DE0">
      <w:pPr>
        <w:widowControl/>
        <w:ind w:left="85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8FB13B" wp14:editId="108F04B8">
            <wp:extent cx="2654107" cy="4400550"/>
            <wp:effectExtent l="0" t="0" r="0" b="0"/>
            <wp:docPr id="12" name="图片 12" descr="C:\Users\andrew\AppData\Roaming\Tencent\Users\358399800\QQ\WinTemp\RichOle\I_{_J7L$NX_OAM7(DCII}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w\AppData\Roaming\Tencent\Users\358399800\QQ\WinTemp\RichOle\I_{_J7L$NX_OAM7(DCII}T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228" cy="44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98ACA" w14:textId="77777777" w:rsidR="00BA0DE0" w:rsidRPr="00BA0DE0" w:rsidRDefault="00BA0DE0" w:rsidP="00BA0DE0">
      <w:pPr>
        <w:widowControl/>
        <w:ind w:leftChars="405" w:left="85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9B4C9FA" wp14:editId="07B57270">
            <wp:extent cx="2622550" cy="3911600"/>
            <wp:effectExtent l="0" t="0" r="6350" b="0"/>
            <wp:docPr id="18" name="图片 18" descr="C:\Users\andrew\AppData\Roaming\Tencent\Users\358399800\QQ\WinTemp\RichOle\@RK6(_)%@DUV(Y2G@49GD]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w\AppData\Roaming\Tencent\Users\358399800\QQ\WinTemp\RichOle\@RK6(_)%@DUV(Y2G@49GD]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8" cy="3917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E4679" w14:textId="77777777" w:rsidR="002B6807" w:rsidRPr="004C3E00" w:rsidRDefault="002B6807" w:rsidP="002B6807">
      <w:pPr>
        <w:widowControl/>
        <w:ind w:leftChars="405" w:left="85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6A24755" w14:textId="77777777" w:rsidR="002B6807" w:rsidRDefault="002B6807" w:rsidP="002B6807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14:paraId="1A974446" w14:textId="77777777" w:rsidR="002B6807" w:rsidRDefault="002B6807" w:rsidP="002B6807">
      <w:pPr>
        <w:pStyle w:val="a5"/>
        <w:widowControl/>
        <w:numPr>
          <w:ilvl w:val="0"/>
          <w:numId w:val="15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界面要素说明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2B6807" w14:paraId="587282B8" w14:textId="77777777" w:rsidTr="008E573D">
        <w:tc>
          <w:tcPr>
            <w:tcW w:w="1350" w:type="dxa"/>
          </w:tcPr>
          <w:p w14:paraId="3822F457" w14:textId="77777777" w:rsidR="002B6807" w:rsidRPr="00B039A1" w:rsidRDefault="002B6807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350" w:type="dxa"/>
          </w:tcPr>
          <w:p w14:paraId="30048F50" w14:textId="77777777" w:rsidR="002B6807" w:rsidRPr="00B039A1" w:rsidRDefault="002B6807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350" w:type="dxa"/>
          </w:tcPr>
          <w:p w14:paraId="39FAC482" w14:textId="77777777" w:rsidR="002B6807" w:rsidRPr="00B039A1" w:rsidRDefault="002B6807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350" w:type="dxa"/>
          </w:tcPr>
          <w:p w14:paraId="64517DE6" w14:textId="77777777" w:rsidR="002B6807" w:rsidRPr="00B039A1" w:rsidRDefault="002B6807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351" w:type="dxa"/>
          </w:tcPr>
          <w:p w14:paraId="2557D61E" w14:textId="77777777" w:rsidR="002B6807" w:rsidRPr="00B039A1" w:rsidRDefault="002B6807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351" w:type="dxa"/>
          </w:tcPr>
          <w:p w14:paraId="35BE1683" w14:textId="77777777" w:rsidR="002B6807" w:rsidRPr="00B039A1" w:rsidRDefault="002B6807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2B6807" w14:paraId="1F64D7E5" w14:textId="77777777" w:rsidTr="008E573D">
        <w:tc>
          <w:tcPr>
            <w:tcW w:w="1350" w:type="dxa"/>
          </w:tcPr>
          <w:p w14:paraId="3C0DB299" w14:textId="77777777" w:rsidR="002B6807" w:rsidRPr="004D16D4" w:rsidRDefault="002B6807" w:rsidP="008E573D">
            <w:pPr>
              <w:rPr>
                <w:color w:val="FF0000"/>
              </w:rPr>
            </w:pPr>
            <w:r w:rsidRPr="004D16D4">
              <w:rPr>
                <w:rFonts w:hint="eastAsia"/>
                <w:color w:val="FF0000"/>
              </w:rPr>
              <w:t>订单编号</w:t>
            </w:r>
          </w:p>
        </w:tc>
        <w:tc>
          <w:tcPr>
            <w:tcW w:w="1350" w:type="dxa"/>
          </w:tcPr>
          <w:p w14:paraId="748964AE" w14:textId="77777777" w:rsidR="002B6807" w:rsidRDefault="002B6807" w:rsidP="008E573D">
            <w:r>
              <w:t>字符串</w:t>
            </w:r>
          </w:p>
        </w:tc>
        <w:tc>
          <w:tcPr>
            <w:tcW w:w="1350" w:type="dxa"/>
          </w:tcPr>
          <w:p w14:paraId="55E863E4" w14:textId="77777777" w:rsidR="002B6807" w:rsidRDefault="002B6807" w:rsidP="008E573D"/>
        </w:tc>
        <w:tc>
          <w:tcPr>
            <w:tcW w:w="1350" w:type="dxa"/>
          </w:tcPr>
          <w:p w14:paraId="4F4D0542" w14:textId="77777777" w:rsidR="002B6807" w:rsidRDefault="002B6807" w:rsidP="008E573D"/>
        </w:tc>
        <w:tc>
          <w:tcPr>
            <w:tcW w:w="1351" w:type="dxa"/>
          </w:tcPr>
          <w:p w14:paraId="58CF903D" w14:textId="77777777" w:rsidR="002B6807" w:rsidRDefault="002B6807" w:rsidP="008E573D"/>
        </w:tc>
        <w:tc>
          <w:tcPr>
            <w:tcW w:w="1351" w:type="dxa"/>
          </w:tcPr>
          <w:p w14:paraId="2DDD5724" w14:textId="77777777" w:rsidR="002B6807" w:rsidRDefault="002B6807" w:rsidP="008E573D">
            <w:r>
              <w:t>只读显示</w:t>
            </w:r>
          </w:p>
        </w:tc>
      </w:tr>
      <w:tr w:rsidR="002B6807" w14:paraId="4ADC54B4" w14:textId="77777777" w:rsidTr="008E573D">
        <w:tc>
          <w:tcPr>
            <w:tcW w:w="1350" w:type="dxa"/>
          </w:tcPr>
          <w:p w14:paraId="7ABB4188" w14:textId="77777777" w:rsidR="002B6807" w:rsidRPr="004D16D4" w:rsidRDefault="002B6807" w:rsidP="008E573D">
            <w:pPr>
              <w:rPr>
                <w:color w:val="FF0000"/>
              </w:rPr>
            </w:pPr>
            <w:r w:rsidRPr="004D16D4">
              <w:rPr>
                <w:rFonts w:hint="eastAsia"/>
                <w:color w:val="FF0000"/>
              </w:rPr>
              <w:t>订货日期</w:t>
            </w:r>
          </w:p>
        </w:tc>
        <w:tc>
          <w:tcPr>
            <w:tcW w:w="1350" w:type="dxa"/>
          </w:tcPr>
          <w:p w14:paraId="7CCDFA56" w14:textId="77777777" w:rsidR="002B6807" w:rsidRDefault="002B6807" w:rsidP="008E573D">
            <w:r>
              <w:t>日期</w:t>
            </w:r>
          </w:p>
        </w:tc>
        <w:tc>
          <w:tcPr>
            <w:tcW w:w="1350" w:type="dxa"/>
          </w:tcPr>
          <w:p w14:paraId="05099FDE" w14:textId="77777777" w:rsidR="002B6807" w:rsidRDefault="002B6807" w:rsidP="008E573D"/>
        </w:tc>
        <w:tc>
          <w:tcPr>
            <w:tcW w:w="1350" w:type="dxa"/>
          </w:tcPr>
          <w:p w14:paraId="5D46CD68" w14:textId="77777777" w:rsidR="002B6807" w:rsidRDefault="002B6807" w:rsidP="008E573D"/>
        </w:tc>
        <w:tc>
          <w:tcPr>
            <w:tcW w:w="1351" w:type="dxa"/>
          </w:tcPr>
          <w:p w14:paraId="0042ECBF" w14:textId="77777777" w:rsidR="002B6807" w:rsidRDefault="002B6807" w:rsidP="008E573D"/>
        </w:tc>
        <w:tc>
          <w:tcPr>
            <w:tcW w:w="1351" w:type="dxa"/>
          </w:tcPr>
          <w:p w14:paraId="22810653" w14:textId="77777777" w:rsidR="002B6807" w:rsidRDefault="002B6807" w:rsidP="008E573D">
            <w:r>
              <w:rPr>
                <w:rFonts w:hint="eastAsia"/>
              </w:rPr>
              <w:t>只读</w:t>
            </w:r>
            <w:r>
              <w:t>显示</w:t>
            </w:r>
          </w:p>
        </w:tc>
      </w:tr>
      <w:tr w:rsidR="002B6807" w14:paraId="5741576F" w14:textId="77777777" w:rsidTr="008E573D">
        <w:tc>
          <w:tcPr>
            <w:tcW w:w="1350" w:type="dxa"/>
          </w:tcPr>
          <w:p w14:paraId="01AA4840" w14:textId="77777777" w:rsidR="002B6807" w:rsidRDefault="002B6807" w:rsidP="008E573D">
            <w:r>
              <w:rPr>
                <w:rFonts w:hint="eastAsia"/>
              </w:rPr>
              <w:t>商品</w:t>
            </w:r>
            <w:r>
              <w:t>名称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规格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计量单位</w:t>
            </w:r>
          </w:p>
        </w:tc>
        <w:tc>
          <w:tcPr>
            <w:tcW w:w="1350" w:type="dxa"/>
          </w:tcPr>
          <w:p w14:paraId="7CA25DF8" w14:textId="77777777" w:rsidR="002B6807" w:rsidRDefault="002B6807" w:rsidP="008E573D"/>
        </w:tc>
        <w:tc>
          <w:tcPr>
            <w:tcW w:w="1350" w:type="dxa"/>
          </w:tcPr>
          <w:p w14:paraId="7BFBDF10" w14:textId="77777777" w:rsidR="002B6807" w:rsidRDefault="002B6807" w:rsidP="008E573D"/>
        </w:tc>
        <w:tc>
          <w:tcPr>
            <w:tcW w:w="1350" w:type="dxa"/>
          </w:tcPr>
          <w:p w14:paraId="08A96AD1" w14:textId="77777777" w:rsidR="002B6807" w:rsidRDefault="002B6807" w:rsidP="008E573D"/>
        </w:tc>
        <w:tc>
          <w:tcPr>
            <w:tcW w:w="1351" w:type="dxa"/>
          </w:tcPr>
          <w:p w14:paraId="66738D18" w14:textId="77777777" w:rsidR="002B6807" w:rsidRDefault="002B6807" w:rsidP="008E573D"/>
        </w:tc>
        <w:tc>
          <w:tcPr>
            <w:tcW w:w="1351" w:type="dxa"/>
          </w:tcPr>
          <w:p w14:paraId="79F8C242" w14:textId="77777777" w:rsidR="002B6807" w:rsidRDefault="002B6807" w:rsidP="008E573D">
            <w:r>
              <w:t>只读</w:t>
            </w:r>
          </w:p>
        </w:tc>
      </w:tr>
      <w:tr w:rsidR="002B6807" w14:paraId="4C5715CF" w14:textId="77777777" w:rsidTr="008E573D">
        <w:tc>
          <w:tcPr>
            <w:tcW w:w="1350" w:type="dxa"/>
          </w:tcPr>
          <w:p w14:paraId="00C4281A" w14:textId="77777777" w:rsidR="002B6807" w:rsidRDefault="002B6807" w:rsidP="008E573D">
            <w:r>
              <w:t>数量</w:t>
            </w:r>
          </w:p>
        </w:tc>
        <w:tc>
          <w:tcPr>
            <w:tcW w:w="1350" w:type="dxa"/>
          </w:tcPr>
          <w:p w14:paraId="00431AB5" w14:textId="77777777" w:rsidR="002B6807" w:rsidRDefault="002B6807" w:rsidP="008E573D"/>
        </w:tc>
        <w:tc>
          <w:tcPr>
            <w:tcW w:w="1350" w:type="dxa"/>
          </w:tcPr>
          <w:p w14:paraId="29643A25" w14:textId="77777777" w:rsidR="002B6807" w:rsidRDefault="002B6807" w:rsidP="008E573D"/>
        </w:tc>
        <w:tc>
          <w:tcPr>
            <w:tcW w:w="1350" w:type="dxa"/>
          </w:tcPr>
          <w:p w14:paraId="051758C0" w14:textId="77777777" w:rsidR="002B6807" w:rsidRDefault="002B6807" w:rsidP="008E573D"/>
        </w:tc>
        <w:tc>
          <w:tcPr>
            <w:tcW w:w="1351" w:type="dxa"/>
          </w:tcPr>
          <w:p w14:paraId="6BB46768" w14:textId="77777777" w:rsidR="002B6807" w:rsidRDefault="002B6807" w:rsidP="008E573D"/>
        </w:tc>
        <w:tc>
          <w:tcPr>
            <w:tcW w:w="1351" w:type="dxa"/>
          </w:tcPr>
          <w:p w14:paraId="02F000B0" w14:textId="77777777" w:rsidR="002B6807" w:rsidRDefault="002B6807" w:rsidP="008E573D">
            <w:r>
              <w:t>显示</w:t>
            </w:r>
          </w:p>
        </w:tc>
      </w:tr>
      <w:tr w:rsidR="002B6807" w14:paraId="5FAA54EB" w14:textId="77777777" w:rsidTr="008E573D">
        <w:tc>
          <w:tcPr>
            <w:tcW w:w="1350" w:type="dxa"/>
          </w:tcPr>
          <w:p w14:paraId="43EC970B" w14:textId="77777777" w:rsidR="002B6807" w:rsidRDefault="002B6807" w:rsidP="008E573D">
            <w:r>
              <w:rPr>
                <w:rFonts w:hint="eastAsia"/>
              </w:rPr>
              <w:t>金额</w:t>
            </w:r>
          </w:p>
        </w:tc>
        <w:tc>
          <w:tcPr>
            <w:tcW w:w="1350" w:type="dxa"/>
          </w:tcPr>
          <w:p w14:paraId="666B609A" w14:textId="77777777" w:rsidR="002B6807" w:rsidRDefault="002B6807" w:rsidP="008E573D"/>
        </w:tc>
        <w:tc>
          <w:tcPr>
            <w:tcW w:w="1350" w:type="dxa"/>
          </w:tcPr>
          <w:p w14:paraId="4065EB75" w14:textId="77777777" w:rsidR="002B6807" w:rsidRDefault="002B6807" w:rsidP="008E573D"/>
        </w:tc>
        <w:tc>
          <w:tcPr>
            <w:tcW w:w="1350" w:type="dxa"/>
          </w:tcPr>
          <w:p w14:paraId="2106B67B" w14:textId="77777777" w:rsidR="002B6807" w:rsidRDefault="002B6807" w:rsidP="008E573D"/>
        </w:tc>
        <w:tc>
          <w:tcPr>
            <w:tcW w:w="1351" w:type="dxa"/>
          </w:tcPr>
          <w:p w14:paraId="19935165" w14:textId="77777777" w:rsidR="002B6807" w:rsidRDefault="002B6807" w:rsidP="008E573D"/>
        </w:tc>
        <w:tc>
          <w:tcPr>
            <w:tcW w:w="1351" w:type="dxa"/>
          </w:tcPr>
          <w:p w14:paraId="43A658D2" w14:textId="77777777" w:rsidR="002B6807" w:rsidRDefault="002B6807" w:rsidP="008E573D">
            <w:r>
              <w:t>显示</w:t>
            </w:r>
          </w:p>
        </w:tc>
      </w:tr>
      <w:tr w:rsidR="002B6807" w14:paraId="5219B61D" w14:textId="77777777" w:rsidTr="008E573D">
        <w:tc>
          <w:tcPr>
            <w:tcW w:w="1350" w:type="dxa"/>
          </w:tcPr>
          <w:p w14:paraId="2488930A" w14:textId="77777777" w:rsidR="002B6807" w:rsidRDefault="002B6807" w:rsidP="008E573D">
            <w:r>
              <w:rPr>
                <w:rFonts w:hint="eastAsia"/>
              </w:rPr>
              <w:t>状态</w:t>
            </w:r>
          </w:p>
        </w:tc>
        <w:tc>
          <w:tcPr>
            <w:tcW w:w="1350" w:type="dxa"/>
          </w:tcPr>
          <w:p w14:paraId="267DAE0B" w14:textId="1D52C286" w:rsidR="002B6807" w:rsidRDefault="002B6807" w:rsidP="008E573D">
            <w:r>
              <w:t>未发货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已发货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已收货确认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退货中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已退货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已关闭</w:t>
            </w:r>
            <w:ins w:id="131" w:author="andrew" w:date="2020-01-07T19:32:00Z">
              <w:r w:rsidR="00205592">
                <w:rPr>
                  <w:rFonts w:hint="eastAsia"/>
                </w:rPr>
                <w:t>/</w:t>
              </w:r>
              <w:r w:rsidR="00205592">
                <w:rPr>
                  <w:rFonts w:hint="eastAsia"/>
                </w:rPr>
                <w:t>已退款确认</w:t>
              </w:r>
            </w:ins>
          </w:p>
        </w:tc>
        <w:tc>
          <w:tcPr>
            <w:tcW w:w="1350" w:type="dxa"/>
          </w:tcPr>
          <w:p w14:paraId="3E8A9372" w14:textId="77777777" w:rsidR="002B6807" w:rsidRDefault="002B6807" w:rsidP="008E573D"/>
        </w:tc>
        <w:tc>
          <w:tcPr>
            <w:tcW w:w="1350" w:type="dxa"/>
          </w:tcPr>
          <w:p w14:paraId="65473FC6" w14:textId="77777777" w:rsidR="002B6807" w:rsidRDefault="002B6807" w:rsidP="008E573D"/>
        </w:tc>
        <w:tc>
          <w:tcPr>
            <w:tcW w:w="1351" w:type="dxa"/>
          </w:tcPr>
          <w:p w14:paraId="79667414" w14:textId="77777777" w:rsidR="002B6807" w:rsidRDefault="002B6807" w:rsidP="008E573D"/>
        </w:tc>
        <w:tc>
          <w:tcPr>
            <w:tcW w:w="1351" w:type="dxa"/>
          </w:tcPr>
          <w:p w14:paraId="6A802BB5" w14:textId="77777777" w:rsidR="002B6807" w:rsidRDefault="002B6807" w:rsidP="008E573D"/>
        </w:tc>
      </w:tr>
    </w:tbl>
    <w:p w14:paraId="3F6C5DF0" w14:textId="77777777" w:rsidR="002B6807" w:rsidRDefault="002B6807" w:rsidP="002B6807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14:paraId="3B5C8D24" w14:textId="77777777" w:rsidR="002B6807" w:rsidRDefault="002B6807" w:rsidP="002B6807">
      <w:pPr>
        <w:pStyle w:val="a5"/>
        <w:widowControl/>
        <w:numPr>
          <w:ilvl w:val="0"/>
          <w:numId w:val="15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操作说明</w:t>
      </w:r>
    </w:p>
    <w:p w14:paraId="689F6675" w14:textId="4BDF50D6" w:rsidR="002B6807" w:rsidRDefault="002B6807" w:rsidP="002B6807">
      <w:pPr>
        <w:pStyle w:val="a5"/>
        <w:widowControl/>
        <w:numPr>
          <w:ilvl w:val="0"/>
          <w:numId w:val="16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进入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：显示所有订单(一页)，也可以切换查看其它状态的订单。均显示的是自己录入的订单。</w:t>
      </w:r>
      <w:r w:rsidRPr="002B6807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往上滚屏可以自动带出剩下的订单。</w:t>
      </w:r>
      <w:r w:rsidR="00782535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对于每个订单项，根据订单状态显示相应的操作按钮：未发货状态：关闭；已发货状态：收货确认、退货；退货中：取消退货。</w:t>
      </w:r>
      <w:ins w:id="132" w:author="andrew" w:date="2020-02-08T14:03:00Z">
        <w:r w:rsidR="00BB2584">
          <w:rPr>
            <w:rFonts w:ascii="宋体" w:eastAsia="宋体" w:hAnsi="宋体" w:cs="宋体" w:hint="eastAsia"/>
            <w:noProof/>
            <w:color w:val="FF0000"/>
            <w:kern w:val="0"/>
            <w:sz w:val="24"/>
            <w:szCs w:val="24"/>
          </w:rPr>
          <w:t>已退货</w:t>
        </w:r>
      </w:ins>
      <w:ins w:id="133" w:author="andrew" w:date="2020-02-12T19:42:00Z">
        <w:r w:rsidR="00474C2E">
          <w:rPr>
            <w:rFonts w:ascii="宋体" w:eastAsia="宋体" w:hAnsi="宋体" w:cs="宋体" w:hint="eastAsia"/>
            <w:noProof/>
            <w:color w:val="FF0000"/>
            <w:kern w:val="0"/>
            <w:sz w:val="24"/>
            <w:szCs w:val="24"/>
          </w:rPr>
          <w:t>状态</w:t>
        </w:r>
      </w:ins>
      <w:ins w:id="134" w:author="andrew" w:date="2020-02-08T14:04:00Z">
        <w:r w:rsidR="00BB2584">
          <w:rPr>
            <w:rFonts w:ascii="宋体" w:eastAsia="宋体" w:hAnsi="宋体" w:cs="宋体" w:hint="eastAsia"/>
            <w:noProof/>
            <w:color w:val="FF0000"/>
            <w:kern w:val="0"/>
            <w:sz w:val="24"/>
            <w:szCs w:val="24"/>
          </w:rPr>
          <w:t>且已付款：退款确认。</w:t>
        </w:r>
      </w:ins>
      <w:r w:rsidR="00782535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其它状态无操作按钮。</w:t>
      </w:r>
    </w:p>
    <w:p w14:paraId="462A822D" w14:textId="77777777" w:rsidR="002B6807" w:rsidRDefault="002B6807" w:rsidP="002B6807">
      <w:pPr>
        <w:pStyle w:val="a5"/>
        <w:widowControl/>
        <w:numPr>
          <w:ilvl w:val="0"/>
          <w:numId w:val="16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查询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：根据输入的条件，查询相应日期范围的订单，也可以根据商品关键字查询。</w:t>
      </w:r>
    </w:p>
    <w:p w14:paraId="67D0D2DC" w14:textId="77777777" w:rsidR="00BA0DE0" w:rsidRDefault="00BA0DE0" w:rsidP="002B6807">
      <w:pPr>
        <w:pStyle w:val="a5"/>
        <w:widowControl/>
        <w:numPr>
          <w:ilvl w:val="0"/>
          <w:numId w:val="16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点击查询结果列表中的订单项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：显示订单详细情况，</w:t>
      </w:r>
      <w:r w:rsidRPr="00BA0DE0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根据订单状态，在订单详情页面显示相应的操作按钮</w:t>
      </w:r>
      <w:r w:rsidR="00782535" w:rsidRPr="00782535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，具体见上面进入部分</w:t>
      </w:r>
      <w:r w:rsidR="00782535">
        <w:rPr>
          <w:rFonts w:ascii="宋体" w:eastAsia="宋体" w:hAnsi="宋体" w:cs="宋体" w:hint="eastAsia"/>
          <w:noProof/>
          <w:kern w:val="0"/>
          <w:sz w:val="24"/>
          <w:szCs w:val="24"/>
        </w:rPr>
        <w:t>。</w:t>
      </w:r>
    </w:p>
    <w:p w14:paraId="51362BF2" w14:textId="77777777" w:rsidR="002B6807" w:rsidRDefault="002B6807" w:rsidP="002B6807">
      <w:pPr>
        <w:pStyle w:val="a5"/>
        <w:widowControl/>
        <w:numPr>
          <w:ilvl w:val="0"/>
          <w:numId w:val="16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关闭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：只有</w:t>
      </w:r>
      <w:r w:rsidR="004D16D4">
        <w:rPr>
          <w:rFonts w:ascii="宋体" w:eastAsia="宋体" w:hAnsi="宋体" w:cs="宋体" w:hint="eastAsia"/>
          <w:noProof/>
          <w:kern w:val="0"/>
          <w:sz w:val="24"/>
          <w:szCs w:val="24"/>
        </w:rPr>
        <w:t>未发货的订单可以关闭，订单关闭后，可用货款余额恢复。</w:t>
      </w:r>
    </w:p>
    <w:p w14:paraId="2640BD94" w14:textId="5461DE09" w:rsidR="004D16D4" w:rsidRDefault="004D16D4" w:rsidP="002B6807">
      <w:pPr>
        <w:pStyle w:val="a5"/>
        <w:widowControl/>
        <w:numPr>
          <w:ilvl w:val="0"/>
          <w:numId w:val="16"/>
        </w:numPr>
        <w:ind w:firstLineChars="0"/>
        <w:jc w:val="left"/>
        <w:rPr>
          <w:ins w:id="135" w:author="andrew" w:date="2020-01-07T20:42:00Z"/>
          <w:rFonts w:ascii="宋体" w:eastAsia="宋体" w:hAnsi="宋体" w:cs="宋体"/>
          <w:noProof/>
          <w:kern w:val="0"/>
          <w:sz w:val="24"/>
          <w:szCs w:val="24"/>
        </w:rPr>
      </w:pP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收货确认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：已发货状态的订单可以收货确认，收货确认后，当前经销商的库存商品数量增加，经销商在上级经销商那里的货款余额减少相应的金额。经销商等级计算及奖金计算以收货确认时间为准。</w:t>
      </w:r>
      <w:r w:rsidRPr="004D16D4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如果在系统参数设置的时间内，没有进行收货确认操作，系统会自动进行收货确认操作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。</w:t>
      </w:r>
    </w:p>
    <w:p w14:paraId="498FDE81" w14:textId="3655DF40" w:rsidR="00F74AAE" w:rsidRDefault="00F74AAE">
      <w:pPr>
        <w:pStyle w:val="a5"/>
        <w:widowControl/>
        <w:ind w:left="120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  <w:pPrChange w:id="136" w:author="andrew" w:date="2020-01-07T20:42:00Z">
          <w:pPr>
            <w:pStyle w:val="a5"/>
            <w:widowControl/>
            <w:numPr>
              <w:numId w:val="16"/>
            </w:numPr>
            <w:ind w:left="1200" w:firstLineChars="0" w:hanging="360"/>
            <w:jc w:val="left"/>
          </w:pPr>
        </w:pPrChange>
      </w:pPr>
      <w:ins w:id="137" w:author="andrew" w:date="2020-01-07T20:43:00Z">
        <w:r>
          <w:rPr>
            <w:rFonts w:ascii="宋体" w:eastAsia="宋体" w:hAnsi="宋体" w:cs="宋体" w:hint="eastAsia"/>
            <w:b/>
            <w:noProof/>
            <w:kern w:val="0"/>
            <w:sz w:val="24"/>
            <w:szCs w:val="24"/>
          </w:rPr>
          <w:t>如果订单积分达到了上一等级单次提货积分，则收货</w:t>
        </w:r>
      </w:ins>
      <w:ins w:id="138" w:author="andrew" w:date="2020-01-07T20:44:00Z">
        <w:r>
          <w:rPr>
            <w:rFonts w:ascii="宋体" w:eastAsia="宋体" w:hAnsi="宋体" w:cs="宋体" w:hint="eastAsia"/>
            <w:b/>
            <w:noProof/>
            <w:kern w:val="0"/>
            <w:sz w:val="24"/>
            <w:szCs w:val="24"/>
          </w:rPr>
          <w:t>确认后，当前经销商等级为订单积分达成的等级。</w:t>
        </w:r>
      </w:ins>
    </w:p>
    <w:p w14:paraId="1CB5A85D" w14:textId="541641E4" w:rsidR="004D16D4" w:rsidRDefault="004D16D4" w:rsidP="002B6807">
      <w:pPr>
        <w:pStyle w:val="a5"/>
        <w:widowControl/>
        <w:numPr>
          <w:ilvl w:val="0"/>
          <w:numId w:val="16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退货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</w:t>
      </w:r>
      <w:r w:rsidR="00450DF0">
        <w:rPr>
          <w:rFonts w:ascii="宋体" w:eastAsia="宋体" w:hAnsi="宋体" w:cs="宋体" w:hint="eastAsia"/>
          <w:b/>
          <w:noProof/>
          <w:color w:val="FF0000"/>
          <w:kern w:val="0"/>
          <w:sz w:val="24"/>
          <w:szCs w:val="24"/>
        </w:rPr>
        <w:t>后台返回可以退货，则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可以进行退货，</w:t>
      </w:r>
      <w:r w:rsidRPr="004D16D4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点退货后，系统会要求经销商录入退货原因、退货的</w:t>
      </w:r>
      <w:ins w:id="139" w:author="andrew" w:date="2020-02-12T19:41:00Z">
        <w:r w:rsidR="00BD1837">
          <w:rPr>
            <w:rFonts w:ascii="宋体" w:eastAsia="宋体" w:hAnsi="宋体" w:cs="宋体" w:hint="eastAsia"/>
            <w:noProof/>
            <w:color w:val="FF0000"/>
            <w:kern w:val="0"/>
            <w:sz w:val="24"/>
            <w:szCs w:val="24"/>
          </w:rPr>
          <w:t>货运公司、</w:t>
        </w:r>
      </w:ins>
      <w:r w:rsidRPr="004D16D4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货运单号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。退货后，订单状态为退货中。上属经销商会收到退货中的订单。等待上级经销商退货确认。上属经销商如果在系统参数规定的时间内没有进行退货确认，系统会自动进行退货确认。</w:t>
      </w:r>
    </w:p>
    <w:p w14:paraId="0008CA36" w14:textId="4AB22889" w:rsidR="004D16D4" w:rsidRDefault="00217E74" w:rsidP="002B6807">
      <w:pPr>
        <w:pStyle w:val="a5"/>
        <w:widowControl/>
        <w:numPr>
          <w:ilvl w:val="0"/>
          <w:numId w:val="16"/>
        </w:numPr>
        <w:ind w:firstLineChars="0"/>
        <w:jc w:val="left"/>
        <w:rPr>
          <w:ins w:id="140" w:author="andrew" w:date="2020-01-07T19:13:00Z"/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取</w:t>
      </w:r>
      <w:r w:rsidR="004D16D4"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销退货</w:t>
      </w:r>
      <w:r w:rsidR="004D16D4">
        <w:rPr>
          <w:rFonts w:ascii="宋体" w:eastAsia="宋体" w:hAnsi="宋体" w:cs="宋体" w:hint="eastAsia"/>
          <w:noProof/>
          <w:kern w:val="0"/>
          <w:sz w:val="24"/>
          <w:szCs w:val="24"/>
        </w:rPr>
        <w:t>：退货中状态可以进行撤销退货，撤销退货后，订单恢复已发货状态，可以进行收货确认或再次进行退货操作。</w:t>
      </w:r>
    </w:p>
    <w:p w14:paraId="2FC9F5F9" w14:textId="4A439E13" w:rsidR="00E15957" w:rsidRDefault="00E15957" w:rsidP="002B6807">
      <w:pPr>
        <w:pStyle w:val="a5"/>
        <w:widowControl/>
        <w:numPr>
          <w:ilvl w:val="0"/>
          <w:numId w:val="16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ins w:id="141" w:author="andrew" w:date="2020-01-07T19:13:00Z">
        <w:r>
          <w:rPr>
            <w:rFonts w:ascii="宋体" w:eastAsia="宋体" w:hAnsi="宋体" w:cs="宋体" w:hint="eastAsia"/>
            <w:b/>
            <w:noProof/>
            <w:kern w:val="0"/>
            <w:sz w:val="24"/>
            <w:szCs w:val="24"/>
          </w:rPr>
          <w:t>退款确认：</w:t>
        </w:r>
      </w:ins>
      <w:ins w:id="142" w:author="andrew" w:date="2020-01-07T19:14:00Z">
        <w:r w:rsidR="00FB5108">
          <w:rPr>
            <w:rFonts w:ascii="宋体" w:eastAsia="宋体" w:hAnsi="宋体" w:cs="宋体" w:hint="eastAsia"/>
            <w:b/>
            <w:noProof/>
            <w:kern w:val="0"/>
            <w:sz w:val="24"/>
            <w:szCs w:val="24"/>
          </w:rPr>
          <w:t>对于已经进行了退货确认的订单，</w:t>
        </w:r>
      </w:ins>
      <w:ins w:id="143" w:author="andrew" w:date="2020-01-07T19:13:00Z">
        <w:r>
          <w:rPr>
            <w:rFonts w:ascii="宋体" w:eastAsia="宋体" w:hAnsi="宋体" w:cs="宋体" w:hint="eastAsia"/>
            <w:b/>
            <w:noProof/>
            <w:kern w:val="0"/>
            <w:sz w:val="24"/>
            <w:szCs w:val="24"/>
          </w:rPr>
          <w:t>如果订单本身进行了支付，需要显示退款确认按钮</w:t>
        </w:r>
      </w:ins>
      <w:ins w:id="144" w:author="andrew" w:date="2020-01-07T19:14:00Z">
        <w:r w:rsidR="00FB5108">
          <w:rPr>
            <w:rFonts w:ascii="宋体" w:eastAsia="宋体" w:hAnsi="宋体" w:cs="宋体" w:hint="eastAsia"/>
            <w:b/>
            <w:noProof/>
            <w:kern w:val="0"/>
            <w:sz w:val="24"/>
            <w:szCs w:val="24"/>
          </w:rPr>
          <w:t>。点击此按钮后，当前经销商在发货经销商处的货款</w:t>
        </w:r>
      </w:ins>
      <w:ins w:id="145" w:author="andrew" w:date="2020-01-07T19:15:00Z">
        <w:r w:rsidR="00FB5108">
          <w:rPr>
            <w:rFonts w:ascii="宋体" w:eastAsia="宋体" w:hAnsi="宋体" w:cs="宋体" w:hint="eastAsia"/>
            <w:b/>
            <w:noProof/>
            <w:kern w:val="0"/>
            <w:sz w:val="24"/>
            <w:szCs w:val="24"/>
          </w:rPr>
          <w:t>减少订单金额。</w:t>
        </w:r>
      </w:ins>
    </w:p>
    <w:p w14:paraId="6C422599" w14:textId="77777777" w:rsidR="009B1BCC" w:rsidRDefault="009B1BCC" w:rsidP="00AE16C3">
      <w:pPr>
        <w:pStyle w:val="a5"/>
        <w:widowControl/>
        <w:numPr>
          <w:ilvl w:val="0"/>
          <w:numId w:val="1"/>
        </w:numPr>
        <w:ind w:left="552" w:hangingChars="230" w:hanging="552"/>
        <w:jc w:val="left"/>
        <w:outlineLvl w:val="0"/>
        <w:rPr>
          <w:rFonts w:ascii="宋体" w:eastAsia="宋体" w:hAnsi="宋体" w:cs="宋体"/>
          <w:noProof/>
          <w:kern w:val="0"/>
          <w:sz w:val="24"/>
          <w:szCs w:val="24"/>
        </w:rPr>
      </w:pPr>
      <w:bookmarkStart w:id="146" w:name="_Toc17301020"/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t>我录入的付款单</w:t>
      </w:r>
      <w:bookmarkEnd w:id="146"/>
    </w:p>
    <w:p w14:paraId="40A95053" w14:textId="77777777" w:rsidR="0009263D" w:rsidRDefault="0009263D" w:rsidP="0009263D">
      <w:pPr>
        <w:pStyle w:val="a5"/>
        <w:widowControl/>
        <w:numPr>
          <w:ilvl w:val="0"/>
          <w:numId w:val="17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界面截图</w:t>
      </w:r>
    </w:p>
    <w:p w14:paraId="3A7B5D70" w14:textId="77777777" w:rsidR="00306FF6" w:rsidRPr="00306FF6" w:rsidRDefault="00306FF6" w:rsidP="00306FF6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6F3D467" wp14:editId="63286994">
            <wp:extent cx="2556566" cy="4019550"/>
            <wp:effectExtent l="0" t="0" r="0" b="0"/>
            <wp:docPr id="7" name="图片 7" descr="C:\Users\andrew\AppData\Roaming\Tencent\Users\358399800\QQ\WinTemp\RichOle\}AMAJI}F%QHGCROBS6NPK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drew\AppData\Roaming\Tencent\Users\358399800\QQ\WinTemp\RichOle\}AMAJI}F%QHGCROBS6NPK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438" cy="402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C70FF" w14:textId="77777777" w:rsidR="0009263D" w:rsidRPr="004C3E00" w:rsidRDefault="0009263D" w:rsidP="0009263D">
      <w:pPr>
        <w:widowControl/>
        <w:ind w:leftChars="405" w:left="85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D47C246" w14:textId="77777777" w:rsidR="00306FF6" w:rsidRPr="00306FF6" w:rsidRDefault="00306FF6" w:rsidP="00306FF6">
      <w:pPr>
        <w:widowControl/>
        <w:ind w:leftChars="405" w:left="85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0673DC4" wp14:editId="33B94A5E">
            <wp:extent cx="2454386" cy="4489450"/>
            <wp:effectExtent l="0" t="0" r="3175" b="6350"/>
            <wp:docPr id="8" name="图片 8" descr="C:\Users\andrew\AppData\Roaming\Tencent\Users\358399800\QQ\WinTemp\RichOle\7CJ]G[{49UPRDWNARCP4XN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drew\AppData\Roaming\Tencent\Users\358399800\QQ\WinTemp\RichOle\7CJ]G[{49UPRDWNARCP4XN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540" cy="448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4D6E4" w14:textId="77777777" w:rsidR="0009263D" w:rsidRPr="004C3E00" w:rsidRDefault="0009263D" w:rsidP="0009263D">
      <w:pPr>
        <w:widowControl/>
        <w:ind w:leftChars="405" w:left="85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FE4AC0A" w14:textId="77777777" w:rsidR="0009263D" w:rsidRDefault="0009263D" w:rsidP="0009263D">
      <w:pPr>
        <w:pStyle w:val="a5"/>
        <w:widowControl/>
        <w:numPr>
          <w:ilvl w:val="0"/>
          <w:numId w:val="17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界面要素说明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261946" w14:paraId="5BC8EBA8" w14:textId="77777777" w:rsidTr="008E573D">
        <w:tc>
          <w:tcPr>
            <w:tcW w:w="1350" w:type="dxa"/>
          </w:tcPr>
          <w:p w14:paraId="42A8D2D9" w14:textId="77777777" w:rsidR="00261946" w:rsidRPr="00B039A1" w:rsidRDefault="00261946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350" w:type="dxa"/>
          </w:tcPr>
          <w:p w14:paraId="61ADB927" w14:textId="77777777" w:rsidR="00261946" w:rsidRPr="00B039A1" w:rsidRDefault="00261946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350" w:type="dxa"/>
          </w:tcPr>
          <w:p w14:paraId="60A503B4" w14:textId="77777777" w:rsidR="00261946" w:rsidRPr="00B039A1" w:rsidRDefault="00261946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350" w:type="dxa"/>
          </w:tcPr>
          <w:p w14:paraId="358BF7DE" w14:textId="77777777" w:rsidR="00261946" w:rsidRPr="00B039A1" w:rsidRDefault="00261946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351" w:type="dxa"/>
          </w:tcPr>
          <w:p w14:paraId="55B0D391" w14:textId="77777777" w:rsidR="00261946" w:rsidRPr="00B039A1" w:rsidRDefault="00261946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351" w:type="dxa"/>
          </w:tcPr>
          <w:p w14:paraId="7BB14C4C" w14:textId="77777777" w:rsidR="00261946" w:rsidRPr="00B039A1" w:rsidRDefault="00261946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261946" w14:paraId="370F2577" w14:textId="77777777" w:rsidTr="008E573D">
        <w:tc>
          <w:tcPr>
            <w:tcW w:w="1350" w:type="dxa"/>
          </w:tcPr>
          <w:p w14:paraId="4605632C" w14:textId="77777777" w:rsidR="00261946" w:rsidRPr="004D16D4" w:rsidRDefault="00261946" w:rsidP="008E573D">
            <w:pPr>
              <w:rPr>
                <w:color w:val="FF0000"/>
              </w:rPr>
            </w:pPr>
            <w:r w:rsidRPr="00261946">
              <w:rPr>
                <w:rFonts w:hint="eastAsia"/>
              </w:rPr>
              <w:t>付款日期</w:t>
            </w:r>
          </w:p>
        </w:tc>
        <w:tc>
          <w:tcPr>
            <w:tcW w:w="1350" w:type="dxa"/>
          </w:tcPr>
          <w:p w14:paraId="57BA7257" w14:textId="77777777" w:rsidR="00261946" w:rsidRDefault="00261946" w:rsidP="008E573D">
            <w:r>
              <w:t>日期</w:t>
            </w:r>
          </w:p>
        </w:tc>
        <w:tc>
          <w:tcPr>
            <w:tcW w:w="1350" w:type="dxa"/>
          </w:tcPr>
          <w:p w14:paraId="26C147E7" w14:textId="77777777" w:rsidR="00261946" w:rsidRDefault="00261946" w:rsidP="008E573D"/>
        </w:tc>
        <w:tc>
          <w:tcPr>
            <w:tcW w:w="1350" w:type="dxa"/>
          </w:tcPr>
          <w:p w14:paraId="5FF029A8" w14:textId="77777777" w:rsidR="00261946" w:rsidRDefault="00261946" w:rsidP="008E573D"/>
        </w:tc>
        <w:tc>
          <w:tcPr>
            <w:tcW w:w="1351" w:type="dxa"/>
          </w:tcPr>
          <w:p w14:paraId="1B7AE97A" w14:textId="77777777" w:rsidR="00261946" w:rsidRDefault="000028F2" w:rsidP="008E573D">
            <w:r>
              <w:t>服务器日期</w:t>
            </w:r>
          </w:p>
        </w:tc>
        <w:tc>
          <w:tcPr>
            <w:tcW w:w="1351" w:type="dxa"/>
          </w:tcPr>
          <w:p w14:paraId="555B9FD2" w14:textId="77777777" w:rsidR="00261946" w:rsidRDefault="000028F2" w:rsidP="008E573D">
            <w:r>
              <w:t>只读</w:t>
            </w:r>
          </w:p>
        </w:tc>
      </w:tr>
      <w:tr w:rsidR="00261946" w14:paraId="38D1C33E" w14:textId="77777777" w:rsidTr="008E573D">
        <w:tc>
          <w:tcPr>
            <w:tcW w:w="1350" w:type="dxa"/>
          </w:tcPr>
          <w:p w14:paraId="5B1D0877" w14:textId="77777777" w:rsidR="00261946" w:rsidRDefault="00261946" w:rsidP="008E573D">
            <w:r>
              <w:rPr>
                <w:rFonts w:hint="eastAsia"/>
              </w:rPr>
              <w:t>款项性质</w:t>
            </w:r>
          </w:p>
        </w:tc>
        <w:tc>
          <w:tcPr>
            <w:tcW w:w="1350" w:type="dxa"/>
          </w:tcPr>
          <w:p w14:paraId="03DAACF4" w14:textId="77777777" w:rsidR="00261946" w:rsidRDefault="000028F2" w:rsidP="008E573D">
            <w:r>
              <w:t>货款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保证金</w:t>
            </w:r>
            <w:commentRangeStart w:id="147"/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代交保证金</w:t>
            </w:r>
            <w:commentRangeEnd w:id="147"/>
            <w:r w:rsidR="00C648CD">
              <w:rPr>
                <w:rStyle w:val="ac"/>
              </w:rPr>
              <w:commentReference w:id="147"/>
            </w:r>
          </w:p>
        </w:tc>
        <w:tc>
          <w:tcPr>
            <w:tcW w:w="1350" w:type="dxa"/>
          </w:tcPr>
          <w:p w14:paraId="7729B972" w14:textId="77777777" w:rsidR="00261946" w:rsidRDefault="00261946" w:rsidP="008E573D"/>
        </w:tc>
        <w:tc>
          <w:tcPr>
            <w:tcW w:w="1350" w:type="dxa"/>
          </w:tcPr>
          <w:p w14:paraId="16BC3C15" w14:textId="77777777" w:rsidR="00261946" w:rsidRDefault="00261946" w:rsidP="008E573D"/>
        </w:tc>
        <w:tc>
          <w:tcPr>
            <w:tcW w:w="1351" w:type="dxa"/>
          </w:tcPr>
          <w:p w14:paraId="4E59BA3C" w14:textId="77777777" w:rsidR="00261946" w:rsidRDefault="000028F2" w:rsidP="008E573D">
            <w:r>
              <w:t>货款</w:t>
            </w:r>
          </w:p>
        </w:tc>
        <w:tc>
          <w:tcPr>
            <w:tcW w:w="1351" w:type="dxa"/>
          </w:tcPr>
          <w:p w14:paraId="634A6A02" w14:textId="77777777" w:rsidR="00261946" w:rsidRDefault="00261946" w:rsidP="008E573D"/>
        </w:tc>
      </w:tr>
      <w:tr w:rsidR="0083279A" w14:paraId="197438EE" w14:textId="77777777" w:rsidTr="008E573D">
        <w:tc>
          <w:tcPr>
            <w:tcW w:w="1350" w:type="dxa"/>
          </w:tcPr>
          <w:p w14:paraId="623BE64E" w14:textId="77777777" w:rsidR="0083279A" w:rsidRDefault="0083279A" w:rsidP="008E573D">
            <w:r>
              <w:rPr>
                <w:rFonts w:hint="eastAsia"/>
              </w:rPr>
              <w:t>代交经销商编号</w:t>
            </w:r>
          </w:p>
        </w:tc>
        <w:tc>
          <w:tcPr>
            <w:tcW w:w="1350" w:type="dxa"/>
          </w:tcPr>
          <w:p w14:paraId="2EFF34CD" w14:textId="77777777" w:rsidR="0083279A" w:rsidRDefault="0083279A" w:rsidP="008E573D"/>
        </w:tc>
        <w:tc>
          <w:tcPr>
            <w:tcW w:w="1350" w:type="dxa"/>
          </w:tcPr>
          <w:p w14:paraId="0F99569F" w14:textId="77777777" w:rsidR="0083279A" w:rsidRDefault="0083279A" w:rsidP="008E573D"/>
        </w:tc>
        <w:tc>
          <w:tcPr>
            <w:tcW w:w="1350" w:type="dxa"/>
          </w:tcPr>
          <w:p w14:paraId="089CC371" w14:textId="77777777" w:rsidR="0083279A" w:rsidRDefault="0083279A" w:rsidP="008E573D"/>
        </w:tc>
        <w:tc>
          <w:tcPr>
            <w:tcW w:w="1351" w:type="dxa"/>
          </w:tcPr>
          <w:p w14:paraId="010289F1" w14:textId="77777777" w:rsidR="0083279A" w:rsidRDefault="0083279A" w:rsidP="008E573D">
            <w:r>
              <w:t>自动带出</w:t>
            </w:r>
          </w:p>
        </w:tc>
        <w:tc>
          <w:tcPr>
            <w:tcW w:w="1351" w:type="dxa"/>
          </w:tcPr>
          <w:p w14:paraId="59728564" w14:textId="77777777" w:rsidR="0083279A" w:rsidRDefault="00066900" w:rsidP="008E573D">
            <w:r>
              <w:t>代交保证金显示</w:t>
            </w:r>
            <w:r>
              <w:rPr>
                <w:rFonts w:hint="eastAsia"/>
              </w:rPr>
              <w:t>，</w:t>
            </w:r>
            <w:r>
              <w:t>其它情况不显示</w:t>
            </w:r>
          </w:p>
        </w:tc>
      </w:tr>
      <w:tr w:rsidR="0083279A" w14:paraId="4DF79757" w14:textId="77777777" w:rsidTr="008E573D">
        <w:tc>
          <w:tcPr>
            <w:tcW w:w="1350" w:type="dxa"/>
          </w:tcPr>
          <w:p w14:paraId="1AB8BB1C" w14:textId="77777777" w:rsidR="0083279A" w:rsidRDefault="0083279A" w:rsidP="008E573D">
            <w:r>
              <w:rPr>
                <w:rFonts w:hint="eastAsia"/>
              </w:rPr>
              <w:t>代交经销商名称</w:t>
            </w:r>
          </w:p>
        </w:tc>
        <w:tc>
          <w:tcPr>
            <w:tcW w:w="1350" w:type="dxa"/>
          </w:tcPr>
          <w:p w14:paraId="3BEEE0F0" w14:textId="77777777" w:rsidR="0083279A" w:rsidRDefault="0083279A" w:rsidP="008E573D"/>
        </w:tc>
        <w:tc>
          <w:tcPr>
            <w:tcW w:w="1350" w:type="dxa"/>
          </w:tcPr>
          <w:p w14:paraId="563820C4" w14:textId="77777777" w:rsidR="0083279A" w:rsidRDefault="0083279A" w:rsidP="008E573D"/>
        </w:tc>
        <w:tc>
          <w:tcPr>
            <w:tcW w:w="1350" w:type="dxa"/>
          </w:tcPr>
          <w:p w14:paraId="424DE747" w14:textId="77777777" w:rsidR="0083279A" w:rsidRDefault="0083279A" w:rsidP="008E573D"/>
        </w:tc>
        <w:tc>
          <w:tcPr>
            <w:tcW w:w="1351" w:type="dxa"/>
          </w:tcPr>
          <w:p w14:paraId="41AE7419" w14:textId="77777777" w:rsidR="0083279A" w:rsidRDefault="0083279A" w:rsidP="008E573D">
            <w:r>
              <w:t>自动带出</w:t>
            </w:r>
          </w:p>
        </w:tc>
        <w:tc>
          <w:tcPr>
            <w:tcW w:w="1351" w:type="dxa"/>
          </w:tcPr>
          <w:p w14:paraId="5CA8ACBC" w14:textId="77777777" w:rsidR="0083279A" w:rsidRDefault="00066900" w:rsidP="008E573D">
            <w:r>
              <w:t>代交保证金显示</w:t>
            </w:r>
            <w:r>
              <w:rPr>
                <w:rFonts w:hint="eastAsia"/>
              </w:rPr>
              <w:t>，</w:t>
            </w:r>
            <w:r>
              <w:t>其它情况不显示</w:t>
            </w:r>
          </w:p>
        </w:tc>
      </w:tr>
      <w:tr w:rsidR="00261946" w14:paraId="4A8720B8" w14:textId="77777777" w:rsidTr="008E573D">
        <w:tc>
          <w:tcPr>
            <w:tcW w:w="1350" w:type="dxa"/>
          </w:tcPr>
          <w:p w14:paraId="2E75C5CA" w14:textId="77777777" w:rsidR="00261946" w:rsidRDefault="00261946" w:rsidP="008E573D">
            <w:r>
              <w:rPr>
                <w:rFonts w:hint="eastAsia"/>
              </w:rPr>
              <w:t>付款</w:t>
            </w:r>
            <w:r>
              <w:t>方式</w:t>
            </w:r>
          </w:p>
        </w:tc>
        <w:tc>
          <w:tcPr>
            <w:tcW w:w="1350" w:type="dxa"/>
          </w:tcPr>
          <w:p w14:paraId="7731A069" w14:textId="77777777" w:rsidR="00261946" w:rsidRDefault="000028F2" w:rsidP="008E573D">
            <w:r>
              <w:t>现金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银行转账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支付宝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微信支付</w:t>
            </w:r>
          </w:p>
        </w:tc>
        <w:tc>
          <w:tcPr>
            <w:tcW w:w="1350" w:type="dxa"/>
          </w:tcPr>
          <w:p w14:paraId="45E3C7AB" w14:textId="77777777" w:rsidR="00261946" w:rsidRDefault="00261946" w:rsidP="008E573D"/>
        </w:tc>
        <w:tc>
          <w:tcPr>
            <w:tcW w:w="1350" w:type="dxa"/>
          </w:tcPr>
          <w:p w14:paraId="4E6FB7C6" w14:textId="77777777" w:rsidR="00261946" w:rsidRDefault="00261946" w:rsidP="008E573D"/>
        </w:tc>
        <w:tc>
          <w:tcPr>
            <w:tcW w:w="1351" w:type="dxa"/>
          </w:tcPr>
          <w:p w14:paraId="2EE9F9CD" w14:textId="77777777" w:rsidR="00261946" w:rsidRDefault="000028F2" w:rsidP="008E573D">
            <w:r>
              <w:t>银行转账</w:t>
            </w:r>
          </w:p>
        </w:tc>
        <w:tc>
          <w:tcPr>
            <w:tcW w:w="1351" w:type="dxa"/>
          </w:tcPr>
          <w:p w14:paraId="61210344" w14:textId="77777777" w:rsidR="00261946" w:rsidRDefault="00261946" w:rsidP="008E573D"/>
        </w:tc>
      </w:tr>
      <w:tr w:rsidR="00261946" w14:paraId="793364A7" w14:textId="77777777" w:rsidTr="008E573D">
        <w:tc>
          <w:tcPr>
            <w:tcW w:w="1350" w:type="dxa"/>
          </w:tcPr>
          <w:p w14:paraId="3CFF0497" w14:textId="77777777" w:rsidR="00261946" w:rsidRDefault="00261946" w:rsidP="008E573D">
            <w:r>
              <w:rPr>
                <w:rFonts w:hint="eastAsia"/>
              </w:rPr>
              <w:t>对方账户信息</w:t>
            </w:r>
          </w:p>
        </w:tc>
        <w:tc>
          <w:tcPr>
            <w:tcW w:w="1350" w:type="dxa"/>
          </w:tcPr>
          <w:p w14:paraId="1E5FF537" w14:textId="77777777" w:rsidR="00261946" w:rsidRDefault="002F70B2" w:rsidP="008E573D">
            <w:r>
              <w:t>字符串</w:t>
            </w:r>
          </w:p>
        </w:tc>
        <w:tc>
          <w:tcPr>
            <w:tcW w:w="1350" w:type="dxa"/>
          </w:tcPr>
          <w:p w14:paraId="624F0915" w14:textId="77777777" w:rsidR="00261946" w:rsidRDefault="00261946" w:rsidP="008E573D"/>
        </w:tc>
        <w:tc>
          <w:tcPr>
            <w:tcW w:w="1350" w:type="dxa"/>
          </w:tcPr>
          <w:p w14:paraId="0D1C5D1F" w14:textId="77777777" w:rsidR="00261946" w:rsidRDefault="00261946" w:rsidP="008E573D"/>
        </w:tc>
        <w:tc>
          <w:tcPr>
            <w:tcW w:w="1351" w:type="dxa"/>
          </w:tcPr>
          <w:p w14:paraId="142D36B8" w14:textId="3465FAEE" w:rsidR="00261946" w:rsidRDefault="00B5617D" w:rsidP="008E573D">
            <w:ins w:id="148" w:author="andrew" w:date="2020-01-07T16:43:00Z">
              <w:r>
                <w:rPr>
                  <w:rFonts w:hint="eastAsia"/>
                </w:rPr>
                <w:t>根据付款方式通过后台方法</w:t>
              </w:r>
            </w:ins>
            <w:r w:rsidR="000028F2">
              <w:t>自动带出</w:t>
            </w:r>
          </w:p>
        </w:tc>
        <w:tc>
          <w:tcPr>
            <w:tcW w:w="1351" w:type="dxa"/>
          </w:tcPr>
          <w:p w14:paraId="2598FD1F" w14:textId="77777777" w:rsidR="00261946" w:rsidRDefault="000028F2" w:rsidP="008E573D">
            <w:r>
              <w:t>只读</w:t>
            </w:r>
          </w:p>
        </w:tc>
      </w:tr>
      <w:tr w:rsidR="00261946" w14:paraId="6276AB13" w14:textId="77777777" w:rsidTr="008E573D">
        <w:tc>
          <w:tcPr>
            <w:tcW w:w="1350" w:type="dxa"/>
          </w:tcPr>
          <w:p w14:paraId="43A94511" w14:textId="77777777" w:rsidR="00261946" w:rsidRDefault="000028F2" w:rsidP="008E573D">
            <w:r>
              <w:rPr>
                <w:rFonts w:hint="eastAsia"/>
              </w:rPr>
              <w:t>付款银行</w:t>
            </w:r>
          </w:p>
        </w:tc>
        <w:tc>
          <w:tcPr>
            <w:tcW w:w="1350" w:type="dxa"/>
          </w:tcPr>
          <w:p w14:paraId="4FCB7451" w14:textId="77777777" w:rsidR="00261946" w:rsidRDefault="002F70B2" w:rsidP="008E573D">
            <w:r>
              <w:t>字符串</w:t>
            </w:r>
          </w:p>
        </w:tc>
        <w:tc>
          <w:tcPr>
            <w:tcW w:w="1350" w:type="dxa"/>
          </w:tcPr>
          <w:p w14:paraId="4B3A2AC8" w14:textId="77777777" w:rsidR="00261946" w:rsidRDefault="00261946" w:rsidP="008E573D"/>
        </w:tc>
        <w:tc>
          <w:tcPr>
            <w:tcW w:w="1350" w:type="dxa"/>
          </w:tcPr>
          <w:p w14:paraId="11880EF4" w14:textId="77777777" w:rsidR="00261946" w:rsidRDefault="00261946" w:rsidP="008E573D"/>
        </w:tc>
        <w:tc>
          <w:tcPr>
            <w:tcW w:w="1351" w:type="dxa"/>
          </w:tcPr>
          <w:p w14:paraId="2BB26761" w14:textId="202D9997" w:rsidR="00261946" w:rsidRDefault="00B5617D" w:rsidP="008E573D">
            <w:ins w:id="149" w:author="andrew" w:date="2020-01-07T16:43:00Z">
              <w:r>
                <w:rPr>
                  <w:rFonts w:hint="eastAsia"/>
                </w:rPr>
                <w:t>根据付款方式通过后台</w:t>
              </w:r>
              <w:r>
                <w:rPr>
                  <w:rFonts w:hint="eastAsia"/>
                </w:rPr>
                <w:lastRenderedPageBreak/>
                <w:t>方法</w:t>
              </w:r>
            </w:ins>
            <w:r w:rsidR="000028F2">
              <w:t>自动带出</w:t>
            </w:r>
          </w:p>
        </w:tc>
        <w:tc>
          <w:tcPr>
            <w:tcW w:w="1351" w:type="dxa"/>
          </w:tcPr>
          <w:p w14:paraId="7634CBAD" w14:textId="77777777" w:rsidR="00261946" w:rsidRDefault="000028F2" w:rsidP="008E573D">
            <w:r>
              <w:lastRenderedPageBreak/>
              <w:t>银行转账必填</w:t>
            </w:r>
          </w:p>
        </w:tc>
      </w:tr>
      <w:tr w:rsidR="00261946" w14:paraId="5BE3B484" w14:textId="77777777" w:rsidTr="008E573D">
        <w:tc>
          <w:tcPr>
            <w:tcW w:w="1350" w:type="dxa"/>
          </w:tcPr>
          <w:p w14:paraId="7D8DE239" w14:textId="77777777" w:rsidR="00261946" w:rsidRDefault="000028F2" w:rsidP="008E573D">
            <w:r>
              <w:rPr>
                <w:rFonts w:hint="eastAsia"/>
              </w:rPr>
              <w:t>付款户名</w:t>
            </w:r>
          </w:p>
        </w:tc>
        <w:tc>
          <w:tcPr>
            <w:tcW w:w="1350" w:type="dxa"/>
          </w:tcPr>
          <w:p w14:paraId="472C9B3E" w14:textId="77777777" w:rsidR="00261946" w:rsidRDefault="002F70B2" w:rsidP="008E573D">
            <w:r>
              <w:t>字符串</w:t>
            </w:r>
          </w:p>
        </w:tc>
        <w:tc>
          <w:tcPr>
            <w:tcW w:w="1350" w:type="dxa"/>
          </w:tcPr>
          <w:p w14:paraId="154C8127" w14:textId="77777777" w:rsidR="00261946" w:rsidRDefault="00261946" w:rsidP="008E573D"/>
        </w:tc>
        <w:tc>
          <w:tcPr>
            <w:tcW w:w="1350" w:type="dxa"/>
          </w:tcPr>
          <w:p w14:paraId="330370AA" w14:textId="77777777" w:rsidR="00261946" w:rsidRDefault="00261946" w:rsidP="008E573D"/>
        </w:tc>
        <w:tc>
          <w:tcPr>
            <w:tcW w:w="1351" w:type="dxa"/>
          </w:tcPr>
          <w:p w14:paraId="2605E5C7" w14:textId="1069FD57" w:rsidR="00261946" w:rsidRDefault="00B5617D" w:rsidP="008E573D">
            <w:ins w:id="150" w:author="andrew" w:date="2020-01-07T16:44:00Z">
              <w:r>
                <w:rPr>
                  <w:rFonts w:hint="eastAsia"/>
                </w:rPr>
                <w:t>根据付款方式通过后台方法</w:t>
              </w:r>
            </w:ins>
            <w:r w:rsidR="000028F2">
              <w:t>自动带出</w:t>
            </w:r>
          </w:p>
        </w:tc>
        <w:tc>
          <w:tcPr>
            <w:tcW w:w="1351" w:type="dxa"/>
          </w:tcPr>
          <w:p w14:paraId="4B4CC9BA" w14:textId="77777777" w:rsidR="00261946" w:rsidRDefault="002F70B2" w:rsidP="008E573D">
            <w:r>
              <w:t>银行转账必填</w:t>
            </w:r>
          </w:p>
        </w:tc>
      </w:tr>
      <w:tr w:rsidR="00261946" w14:paraId="7CCC093E" w14:textId="77777777" w:rsidTr="008E573D">
        <w:tc>
          <w:tcPr>
            <w:tcW w:w="1350" w:type="dxa"/>
          </w:tcPr>
          <w:p w14:paraId="499124E3" w14:textId="77777777" w:rsidR="00261946" w:rsidRDefault="000028F2" w:rsidP="008E573D">
            <w:r>
              <w:rPr>
                <w:rFonts w:hint="eastAsia"/>
              </w:rPr>
              <w:t>付款账户</w:t>
            </w:r>
          </w:p>
        </w:tc>
        <w:tc>
          <w:tcPr>
            <w:tcW w:w="1350" w:type="dxa"/>
          </w:tcPr>
          <w:p w14:paraId="6040F8BF" w14:textId="77777777" w:rsidR="00261946" w:rsidRDefault="002F70B2" w:rsidP="008E573D">
            <w:r>
              <w:t>字符串</w:t>
            </w:r>
          </w:p>
        </w:tc>
        <w:tc>
          <w:tcPr>
            <w:tcW w:w="1350" w:type="dxa"/>
          </w:tcPr>
          <w:p w14:paraId="3793A0E3" w14:textId="77777777" w:rsidR="00261946" w:rsidRDefault="00261946" w:rsidP="008E573D"/>
        </w:tc>
        <w:tc>
          <w:tcPr>
            <w:tcW w:w="1350" w:type="dxa"/>
          </w:tcPr>
          <w:p w14:paraId="358FF4B7" w14:textId="77777777" w:rsidR="00261946" w:rsidRDefault="00261946" w:rsidP="008E573D"/>
        </w:tc>
        <w:tc>
          <w:tcPr>
            <w:tcW w:w="1351" w:type="dxa"/>
          </w:tcPr>
          <w:p w14:paraId="6EABD88F" w14:textId="4D28B105" w:rsidR="00261946" w:rsidRDefault="00B5617D" w:rsidP="008E573D">
            <w:ins w:id="151" w:author="andrew" w:date="2020-01-07T16:44:00Z">
              <w:r>
                <w:rPr>
                  <w:rFonts w:hint="eastAsia"/>
                </w:rPr>
                <w:t>根据付款方式通过后台方法</w:t>
              </w:r>
            </w:ins>
            <w:r w:rsidR="000028F2">
              <w:t>自动带出</w:t>
            </w:r>
          </w:p>
        </w:tc>
        <w:tc>
          <w:tcPr>
            <w:tcW w:w="1351" w:type="dxa"/>
          </w:tcPr>
          <w:p w14:paraId="519FDC1C" w14:textId="77777777" w:rsidR="00261946" w:rsidRDefault="002F70B2" w:rsidP="008E573D">
            <w:r>
              <w:t>非现金必填</w:t>
            </w:r>
          </w:p>
        </w:tc>
      </w:tr>
      <w:tr w:rsidR="00261946" w14:paraId="74C9CEF6" w14:textId="77777777" w:rsidTr="008E573D">
        <w:tc>
          <w:tcPr>
            <w:tcW w:w="1350" w:type="dxa"/>
          </w:tcPr>
          <w:p w14:paraId="3A8B7F04" w14:textId="77777777" w:rsidR="00261946" w:rsidRDefault="00261946" w:rsidP="008E573D">
            <w:r>
              <w:rPr>
                <w:rFonts w:hint="eastAsia"/>
              </w:rPr>
              <w:t>状态</w:t>
            </w:r>
          </w:p>
        </w:tc>
        <w:tc>
          <w:tcPr>
            <w:tcW w:w="1350" w:type="dxa"/>
          </w:tcPr>
          <w:p w14:paraId="1494A116" w14:textId="77777777" w:rsidR="00261946" w:rsidRDefault="000028F2" w:rsidP="008E573D">
            <w:r>
              <w:t>未收款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已收款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</w:t>
            </w:r>
            <w:r w:rsidR="00B84EBE">
              <w:rPr>
                <w:rFonts w:hint="eastAsia"/>
              </w:rPr>
              <w:t>取消</w:t>
            </w:r>
          </w:p>
        </w:tc>
        <w:tc>
          <w:tcPr>
            <w:tcW w:w="1350" w:type="dxa"/>
          </w:tcPr>
          <w:p w14:paraId="24F47A4C" w14:textId="77777777" w:rsidR="00261946" w:rsidRDefault="00261946" w:rsidP="008E573D"/>
        </w:tc>
        <w:tc>
          <w:tcPr>
            <w:tcW w:w="1350" w:type="dxa"/>
          </w:tcPr>
          <w:p w14:paraId="52047D04" w14:textId="77777777" w:rsidR="00261946" w:rsidRDefault="00261946" w:rsidP="008E573D"/>
        </w:tc>
        <w:tc>
          <w:tcPr>
            <w:tcW w:w="1351" w:type="dxa"/>
          </w:tcPr>
          <w:p w14:paraId="113CE044" w14:textId="77777777" w:rsidR="00261946" w:rsidRDefault="002F70B2" w:rsidP="008E573D">
            <w:r>
              <w:t>未收款</w:t>
            </w:r>
          </w:p>
        </w:tc>
        <w:tc>
          <w:tcPr>
            <w:tcW w:w="1351" w:type="dxa"/>
          </w:tcPr>
          <w:p w14:paraId="67745410" w14:textId="77777777" w:rsidR="00261946" w:rsidRDefault="002F70B2" w:rsidP="008E573D">
            <w:r>
              <w:t>只读</w:t>
            </w:r>
          </w:p>
        </w:tc>
      </w:tr>
    </w:tbl>
    <w:p w14:paraId="7D15BBCF" w14:textId="77777777" w:rsidR="0009263D" w:rsidRDefault="0009263D" w:rsidP="0009263D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14:paraId="45D2EB8F" w14:textId="77777777" w:rsidR="0009263D" w:rsidRDefault="0009263D" w:rsidP="0009263D">
      <w:pPr>
        <w:pStyle w:val="a5"/>
        <w:widowControl/>
        <w:numPr>
          <w:ilvl w:val="0"/>
          <w:numId w:val="17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操作说明</w:t>
      </w:r>
    </w:p>
    <w:p w14:paraId="47A3B46D" w14:textId="77777777" w:rsidR="00B84EBE" w:rsidRPr="00B84EBE" w:rsidRDefault="00B84EBE" w:rsidP="00B84EBE">
      <w:pPr>
        <w:pStyle w:val="a5"/>
        <w:widowControl/>
        <w:numPr>
          <w:ilvl w:val="0"/>
          <w:numId w:val="19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进入列表画面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：显示所有付款单(一页)，也可以切换查看其它状态的付款单。均显示的是自己录入的付款单。</w:t>
      </w:r>
      <w:r w:rsidRPr="002B6807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往上滚屏可以自动带出剩下的</w:t>
      </w:r>
      <w:r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付款单</w:t>
      </w:r>
      <w:r w:rsidRPr="002B6807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。</w:t>
      </w:r>
      <w:r w:rsidR="00806879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对于每个付款单项，根据付款单状态显示相应的操作按钮：未收款状态：取消。其它状态无操作按钮。</w:t>
      </w:r>
    </w:p>
    <w:p w14:paraId="6E4D8D84" w14:textId="77777777" w:rsidR="00B84EBE" w:rsidRDefault="00B84EBE" w:rsidP="00B84EBE">
      <w:pPr>
        <w:pStyle w:val="a5"/>
        <w:widowControl/>
        <w:numPr>
          <w:ilvl w:val="0"/>
          <w:numId w:val="19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取消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：未收款状态可以取消。取消后付款单成为已取消状态。</w:t>
      </w:r>
    </w:p>
    <w:p w14:paraId="303AEB94" w14:textId="77777777" w:rsidR="00B84EBE" w:rsidRDefault="00B84EBE" w:rsidP="00B84EBE">
      <w:pPr>
        <w:pStyle w:val="a5"/>
        <w:widowControl/>
        <w:numPr>
          <w:ilvl w:val="0"/>
          <w:numId w:val="19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新增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：进入新增付款单画面，用上面要素说明中的默认值填写画面。</w:t>
      </w:r>
    </w:p>
    <w:p w14:paraId="5F6C5286" w14:textId="77777777" w:rsidR="00B84EBE" w:rsidRPr="00B84EBE" w:rsidRDefault="00B84EBE" w:rsidP="00B84EBE">
      <w:pPr>
        <w:pStyle w:val="a5"/>
        <w:widowControl/>
        <w:numPr>
          <w:ilvl w:val="0"/>
          <w:numId w:val="19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保存</w:t>
      </w:r>
      <w:r w:rsidRPr="00B84EBE">
        <w:rPr>
          <w:rFonts w:ascii="宋体" w:eastAsia="宋体" w:hAnsi="宋体" w:cs="宋体" w:hint="eastAsia"/>
          <w:noProof/>
          <w:kern w:val="0"/>
          <w:sz w:val="24"/>
          <w:szCs w:val="24"/>
        </w:rPr>
        <w:t>：保存付款单到服务器，上属经销商的“我收到的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付款单</w:t>
      </w:r>
      <w:r w:rsidRPr="00B84EBE">
        <w:rPr>
          <w:rFonts w:ascii="宋体" w:eastAsia="宋体" w:hAnsi="宋体" w:cs="宋体" w:hint="eastAsia"/>
          <w:noProof/>
          <w:kern w:val="0"/>
          <w:sz w:val="24"/>
          <w:szCs w:val="24"/>
        </w:rPr>
        <w:t>”中会出现此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单据</w:t>
      </w:r>
      <w:r w:rsidRPr="00B84EBE">
        <w:rPr>
          <w:rFonts w:ascii="宋体" w:eastAsia="宋体" w:hAnsi="宋体" w:cs="宋体" w:hint="eastAsia"/>
          <w:noProof/>
          <w:kern w:val="0"/>
          <w:sz w:val="24"/>
          <w:szCs w:val="24"/>
        </w:rPr>
        <w:t>。</w:t>
      </w:r>
    </w:p>
    <w:p w14:paraId="59A6BCA3" w14:textId="77777777" w:rsidR="00B84EBE" w:rsidRPr="000305CA" w:rsidRDefault="00B84EBE" w:rsidP="00B84EBE">
      <w:pPr>
        <w:pStyle w:val="a5"/>
        <w:widowControl/>
        <w:ind w:left="1200" w:firstLineChars="0" w:firstLine="0"/>
        <w:jc w:val="left"/>
        <w:rPr>
          <w:rFonts w:ascii="宋体" w:eastAsia="宋体" w:hAnsi="宋体" w:cs="宋体"/>
          <w:noProof/>
          <w:color w:val="FF0000"/>
          <w:kern w:val="0"/>
          <w:sz w:val="24"/>
          <w:szCs w:val="24"/>
        </w:rPr>
      </w:pPr>
      <w:r w:rsidRPr="000305CA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如果</w:t>
      </w:r>
      <w:r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付款类别是货款，且</w:t>
      </w:r>
      <w:r w:rsidRPr="000305CA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当前经销商保证金不足，会提示：保证金不足，不能</w:t>
      </w:r>
      <w:r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支付货款</w:t>
      </w:r>
      <w:r w:rsidRPr="000305CA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，请先支付保证金。</w:t>
      </w:r>
    </w:p>
    <w:p w14:paraId="6C9FB0DF" w14:textId="77777777" w:rsidR="00B84EBE" w:rsidRDefault="00B84EBE" w:rsidP="00B84EBE">
      <w:pPr>
        <w:pStyle w:val="a5"/>
        <w:widowControl/>
        <w:ind w:left="120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0305CA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如果当前经销商已经填写了注销申请单，会提示：注销申请审核中，不能</w:t>
      </w:r>
      <w:r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付款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。</w:t>
      </w:r>
    </w:p>
    <w:p w14:paraId="45515E49" w14:textId="77777777" w:rsidR="00B84EBE" w:rsidRDefault="00B84EBE" w:rsidP="00B84EBE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14:paraId="5D9AF959" w14:textId="34ADC1B4" w:rsidR="009B1BCC" w:rsidRDefault="009B1BCC" w:rsidP="00AE16C3">
      <w:pPr>
        <w:pStyle w:val="a5"/>
        <w:widowControl/>
        <w:numPr>
          <w:ilvl w:val="0"/>
          <w:numId w:val="1"/>
        </w:numPr>
        <w:ind w:left="552" w:hangingChars="230" w:hanging="552"/>
        <w:jc w:val="left"/>
        <w:outlineLvl w:val="0"/>
        <w:rPr>
          <w:rFonts w:ascii="宋体" w:eastAsia="宋体" w:hAnsi="宋体" w:cs="宋体"/>
          <w:noProof/>
          <w:kern w:val="0"/>
          <w:sz w:val="24"/>
          <w:szCs w:val="24"/>
        </w:rPr>
      </w:pPr>
      <w:bookmarkStart w:id="152" w:name="_Toc17301021"/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我录入的</w:t>
      </w:r>
      <w:del w:id="153" w:author="andrew" w:date="2021-08-05T15:17:00Z">
        <w:r w:rsidR="002B6807" w:rsidDel="0012272D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delText>退款</w:delText>
        </w:r>
      </w:del>
      <w:ins w:id="154" w:author="andrew" w:date="2021-08-05T15:17:00Z">
        <w:r w:rsidR="0012272D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提现申请</w:t>
        </w:r>
      </w:ins>
      <w:r w:rsidR="002B6807">
        <w:rPr>
          <w:rFonts w:ascii="宋体" w:eastAsia="宋体" w:hAnsi="宋体" w:cs="宋体" w:hint="eastAsia"/>
          <w:noProof/>
          <w:kern w:val="0"/>
          <w:sz w:val="24"/>
          <w:szCs w:val="24"/>
        </w:rPr>
        <w:t>单</w:t>
      </w:r>
      <w:bookmarkEnd w:id="152"/>
    </w:p>
    <w:p w14:paraId="1D5CBB94" w14:textId="77777777" w:rsidR="0009263D" w:rsidRDefault="0009263D" w:rsidP="0009263D">
      <w:pPr>
        <w:pStyle w:val="a5"/>
        <w:widowControl/>
        <w:numPr>
          <w:ilvl w:val="0"/>
          <w:numId w:val="18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界面截图</w:t>
      </w:r>
    </w:p>
    <w:p w14:paraId="0994D3FE" w14:textId="77777777" w:rsidR="00AB23DC" w:rsidRPr="00AB23DC" w:rsidRDefault="00AB23DC" w:rsidP="00AB23DC">
      <w:pPr>
        <w:widowControl/>
        <w:ind w:left="85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66BA88" wp14:editId="0E0EF110">
            <wp:extent cx="2459913" cy="3752850"/>
            <wp:effectExtent l="0" t="0" r="0" b="0"/>
            <wp:docPr id="13" name="图片 13" descr="C:\Users\andrew\AppData\Roaming\Tencent\Users\358399800\QQ\WinTemp\RichOle\95G`I43F0CYFJ%[IDS[FV(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ndrew\AppData\Roaming\Tencent\Users\358399800\QQ\WinTemp\RichOle\95G`I43F0CYFJ%[IDS[FV(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396" cy="375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565BB" w14:textId="77777777" w:rsidR="00B84EBE" w:rsidRPr="00B84E3A" w:rsidRDefault="00B84EBE" w:rsidP="00B84EBE">
      <w:pPr>
        <w:widowControl/>
        <w:ind w:leftChars="405" w:left="85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76C8216" w14:textId="77777777" w:rsidR="00306FF6" w:rsidRPr="00306FF6" w:rsidRDefault="00306FF6" w:rsidP="00306FF6">
      <w:pPr>
        <w:widowControl/>
        <w:ind w:leftChars="405" w:left="85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E42BDBD" wp14:editId="1175EE14">
            <wp:extent cx="2351663" cy="4216400"/>
            <wp:effectExtent l="0" t="0" r="0" b="0"/>
            <wp:docPr id="9" name="图片 9" descr="C:\Users\andrew\AppData\Roaming\Tencent\Users\358399800\QQ\WinTemp\RichOle\P_6J%$E@O2)A)7AG}[[PH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drew\AppData\Roaming\Tencent\Users\358399800\QQ\WinTemp\RichOle\P_6J%$E@O2)A)7AG}[[PHU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659" cy="4219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766F2" w14:textId="77777777" w:rsidR="00B84EBE" w:rsidRPr="00B84E3A" w:rsidRDefault="00B84EBE" w:rsidP="00B84EBE">
      <w:pPr>
        <w:widowControl/>
        <w:ind w:leftChars="405" w:left="85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4C553C5" w14:textId="77777777" w:rsidR="0009263D" w:rsidRDefault="0009263D" w:rsidP="0009263D">
      <w:pPr>
        <w:pStyle w:val="a5"/>
        <w:widowControl/>
        <w:numPr>
          <w:ilvl w:val="0"/>
          <w:numId w:val="18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界面要素说明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563216" w14:paraId="3DE4C854" w14:textId="77777777" w:rsidTr="008E573D">
        <w:tc>
          <w:tcPr>
            <w:tcW w:w="1350" w:type="dxa"/>
          </w:tcPr>
          <w:p w14:paraId="712B57CC" w14:textId="77777777" w:rsidR="00563216" w:rsidRPr="00B039A1" w:rsidRDefault="00563216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lastRenderedPageBreak/>
              <w:t>名称</w:t>
            </w:r>
          </w:p>
        </w:tc>
        <w:tc>
          <w:tcPr>
            <w:tcW w:w="1350" w:type="dxa"/>
          </w:tcPr>
          <w:p w14:paraId="26D425E5" w14:textId="77777777" w:rsidR="00563216" w:rsidRPr="00B039A1" w:rsidRDefault="00563216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350" w:type="dxa"/>
          </w:tcPr>
          <w:p w14:paraId="33BE948A" w14:textId="77777777" w:rsidR="00563216" w:rsidRPr="00B039A1" w:rsidRDefault="00563216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350" w:type="dxa"/>
          </w:tcPr>
          <w:p w14:paraId="31553D83" w14:textId="77777777" w:rsidR="00563216" w:rsidRPr="00B039A1" w:rsidRDefault="00563216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351" w:type="dxa"/>
          </w:tcPr>
          <w:p w14:paraId="2E259A17" w14:textId="77777777" w:rsidR="00563216" w:rsidRPr="00B039A1" w:rsidRDefault="00563216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351" w:type="dxa"/>
          </w:tcPr>
          <w:p w14:paraId="7395337A" w14:textId="77777777" w:rsidR="00563216" w:rsidRPr="00B039A1" w:rsidRDefault="00563216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563216" w14:paraId="1B3FDC25" w14:textId="77777777" w:rsidTr="008E573D">
        <w:tc>
          <w:tcPr>
            <w:tcW w:w="1350" w:type="dxa"/>
          </w:tcPr>
          <w:p w14:paraId="0CE625D8" w14:textId="77777777" w:rsidR="00563216" w:rsidRPr="004D16D4" w:rsidRDefault="00563216" w:rsidP="008E573D">
            <w:pPr>
              <w:rPr>
                <w:color w:val="FF0000"/>
              </w:rPr>
            </w:pPr>
            <w:r w:rsidRPr="00261946">
              <w:rPr>
                <w:rFonts w:hint="eastAsia"/>
              </w:rPr>
              <w:t>付款日期</w:t>
            </w:r>
          </w:p>
        </w:tc>
        <w:tc>
          <w:tcPr>
            <w:tcW w:w="1350" w:type="dxa"/>
          </w:tcPr>
          <w:p w14:paraId="74469573" w14:textId="77777777" w:rsidR="00563216" w:rsidRDefault="00563216" w:rsidP="008E573D">
            <w:r>
              <w:t>日期</w:t>
            </w:r>
          </w:p>
        </w:tc>
        <w:tc>
          <w:tcPr>
            <w:tcW w:w="1350" w:type="dxa"/>
          </w:tcPr>
          <w:p w14:paraId="52E04FA4" w14:textId="77777777" w:rsidR="00563216" w:rsidRDefault="00563216" w:rsidP="008E573D"/>
        </w:tc>
        <w:tc>
          <w:tcPr>
            <w:tcW w:w="1350" w:type="dxa"/>
          </w:tcPr>
          <w:p w14:paraId="025C31F4" w14:textId="77777777" w:rsidR="00563216" w:rsidRDefault="00563216" w:rsidP="008E573D"/>
        </w:tc>
        <w:tc>
          <w:tcPr>
            <w:tcW w:w="1351" w:type="dxa"/>
          </w:tcPr>
          <w:p w14:paraId="25F51C48" w14:textId="77777777" w:rsidR="00563216" w:rsidRDefault="00563216" w:rsidP="008E573D">
            <w:r>
              <w:t>服务器日期</w:t>
            </w:r>
          </w:p>
        </w:tc>
        <w:tc>
          <w:tcPr>
            <w:tcW w:w="1351" w:type="dxa"/>
          </w:tcPr>
          <w:p w14:paraId="474ACA4E" w14:textId="77777777" w:rsidR="00563216" w:rsidRDefault="00563216" w:rsidP="008E573D">
            <w:r>
              <w:t>只读</w:t>
            </w:r>
          </w:p>
        </w:tc>
      </w:tr>
      <w:tr w:rsidR="00563216" w14:paraId="6316B9EC" w14:textId="77777777" w:rsidTr="008E573D">
        <w:tc>
          <w:tcPr>
            <w:tcW w:w="1350" w:type="dxa"/>
          </w:tcPr>
          <w:p w14:paraId="7BED27B1" w14:textId="77777777" w:rsidR="00563216" w:rsidRDefault="00563216" w:rsidP="008E573D">
            <w:r>
              <w:rPr>
                <w:rFonts w:hint="eastAsia"/>
              </w:rPr>
              <w:t>经销商编号</w:t>
            </w:r>
          </w:p>
        </w:tc>
        <w:tc>
          <w:tcPr>
            <w:tcW w:w="1350" w:type="dxa"/>
          </w:tcPr>
          <w:p w14:paraId="5418B09A" w14:textId="77777777" w:rsidR="00563216" w:rsidRDefault="00563216" w:rsidP="008E573D">
            <w:r>
              <w:t>字符串</w:t>
            </w:r>
          </w:p>
        </w:tc>
        <w:tc>
          <w:tcPr>
            <w:tcW w:w="1350" w:type="dxa"/>
          </w:tcPr>
          <w:p w14:paraId="523BF529" w14:textId="77777777" w:rsidR="00563216" w:rsidRDefault="00563216" w:rsidP="008E573D"/>
        </w:tc>
        <w:tc>
          <w:tcPr>
            <w:tcW w:w="1350" w:type="dxa"/>
          </w:tcPr>
          <w:p w14:paraId="61391157" w14:textId="77777777" w:rsidR="00563216" w:rsidRDefault="00563216" w:rsidP="008E573D"/>
        </w:tc>
        <w:tc>
          <w:tcPr>
            <w:tcW w:w="1351" w:type="dxa"/>
          </w:tcPr>
          <w:p w14:paraId="655B2293" w14:textId="77777777" w:rsidR="00563216" w:rsidRDefault="00563216" w:rsidP="008E573D"/>
        </w:tc>
        <w:tc>
          <w:tcPr>
            <w:tcW w:w="1351" w:type="dxa"/>
          </w:tcPr>
          <w:p w14:paraId="744A57C9" w14:textId="77777777" w:rsidR="00563216" w:rsidRDefault="00563216" w:rsidP="008E573D"/>
        </w:tc>
      </w:tr>
      <w:tr w:rsidR="00563216" w14:paraId="17DCC649" w14:textId="77777777" w:rsidTr="008E573D">
        <w:tc>
          <w:tcPr>
            <w:tcW w:w="1350" w:type="dxa"/>
          </w:tcPr>
          <w:p w14:paraId="79E76EF8" w14:textId="77777777" w:rsidR="00563216" w:rsidRDefault="00563216" w:rsidP="008E573D">
            <w:r>
              <w:rPr>
                <w:rFonts w:hint="eastAsia"/>
              </w:rPr>
              <w:t>经销商姓名</w:t>
            </w:r>
          </w:p>
        </w:tc>
        <w:tc>
          <w:tcPr>
            <w:tcW w:w="1350" w:type="dxa"/>
          </w:tcPr>
          <w:p w14:paraId="3E9910F0" w14:textId="77777777" w:rsidR="00563216" w:rsidRDefault="00563216" w:rsidP="008E573D">
            <w:r>
              <w:t>字符串</w:t>
            </w:r>
          </w:p>
        </w:tc>
        <w:tc>
          <w:tcPr>
            <w:tcW w:w="1350" w:type="dxa"/>
          </w:tcPr>
          <w:p w14:paraId="112B8FF2" w14:textId="77777777" w:rsidR="00563216" w:rsidRDefault="00563216" w:rsidP="008E573D"/>
        </w:tc>
        <w:tc>
          <w:tcPr>
            <w:tcW w:w="1350" w:type="dxa"/>
          </w:tcPr>
          <w:p w14:paraId="4F3DF8B3" w14:textId="77777777" w:rsidR="00563216" w:rsidRDefault="00563216" w:rsidP="008E573D"/>
        </w:tc>
        <w:tc>
          <w:tcPr>
            <w:tcW w:w="1351" w:type="dxa"/>
          </w:tcPr>
          <w:p w14:paraId="177AD74D" w14:textId="77777777" w:rsidR="00563216" w:rsidRDefault="00563216" w:rsidP="008E573D"/>
        </w:tc>
        <w:tc>
          <w:tcPr>
            <w:tcW w:w="1351" w:type="dxa"/>
          </w:tcPr>
          <w:p w14:paraId="5EA26A81" w14:textId="77777777" w:rsidR="00563216" w:rsidRDefault="00563216" w:rsidP="008E573D">
            <w:r>
              <w:t>只读</w:t>
            </w:r>
            <w:r>
              <w:rPr>
                <w:rFonts w:hint="eastAsia"/>
              </w:rPr>
              <w:t>，</w:t>
            </w:r>
            <w:r>
              <w:t>通过经销商编号带出</w:t>
            </w:r>
          </w:p>
        </w:tc>
      </w:tr>
      <w:tr w:rsidR="00563216" w14:paraId="0CA73A53" w14:textId="77777777" w:rsidTr="008E573D">
        <w:tc>
          <w:tcPr>
            <w:tcW w:w="1350" w:type="dxa"/>
          </w:tcPr>
          <w:p w14:paraId="0BAF95D2" w14:textId="77777777" w:rsidR="00563216" w:rsidRDefault="00563216" w:rsidP="008E573D">
            <w:r>
              <w:rPr>
                <w:rFonts w:hint="eastAsia"/>
              </w:rPr>
              <w:t>款项性质</w:t>
            </w:r>
          </w:p>
        </w:tc>
        <w:tc>
          <w:tcPr>
            <w:tcW w:w="1350" w:type="dxa"/>
          </w:tcPr>
          <w:p w14:paraId="6A134EB6" w14:textId="01731F85" w:rsidR="00563216" w:rsidRDefault="00563216" w:rsidP="00563216">
            <w:r>
              <w:t>货款</w:t>
            </w:r>
            <w:ins w:id="155" w:author="andrew" w:date="2021-08-05T15:18:00Z">
              <w:r w:rsidR="0012272D">
                <w:rPr>
                  <w:rFonts w:hint="eastAsia"/>
                </w:rPr>
                <w:t>/</w:t>
              </w:r>
              <w:r w:rsidR="0012272D">
                <w:rPr>
                  <w:rFonts w:hint="eastAsia"/>
                </w:rPr>
                <w:t>积分</w:t>
              </w:r>
            </w:ins>
          </w:p>
        </w:tc>
        <w:tc>
          <w:tcPr>
            <w:tcW w:w="1350" w:type="dxa"/>
          </w:tcPr>
          <w:p w14:paraId="01BF8984" w14:textId="77777777" w:rsidR="00563216" w:rsidRDefault="00563216" w:rsidP="008E573D"/>
        </w:tc>
        <w:tc>
          <w:tcPr>
            <w:tcW w:w="1350" w:type="dxa"/>
          </w:tcPr>
          <w:p w14:paraId="2C0B47EC" w14:textId="77777777" w:rsidR="00563216" w:rsidRDefault="00563216" w:rsidP="008E573D"/>
        </w:tc>
        <w:tc>
          <w:tcPr>
            <w:tcW w:w="1351" w:type="dxa"/>
          </w:tcPr>
          <w:p w14:paraId="47D300B4" w14:textId="77777777" w:rsidR="00563216" w:rsidRDefault="00563216" w:rsidP="008E573D">
            <w:r>
              <w:t>货款</w:t>
            </w:r>
          </w:p>
        </w:tc>
        <w:tc>
          <w:tcPr>
            <w:tcW w:w="1351" w:type="dxa"/>
          </w:tcPr>
          <w:p w14:paraId="04CECD50" w14:textId="2B609B6A" w:rsidR="00563216" w:rsidRDefault="0012272D" w:rsidP="008E573D">
            <w:ins w:id="156" w:author="andrew" w:date="2021-08-05T15:19:00Z">
              <w:r>
                <w:rPr>
                  <w:rFonts w:hint="eastAsia"/>
                </w:rPr>
                <w:t>从货款</w:t>
              </w:r>
              <w:r>
                <w:rPr>
                  <w:rFonts w:hint="eastAsia"/>
                </w:rPr>
                <w:t>/</w:t>
              </w:r>
              <w:r>
                <w:rPr>
                  <w:rFonts w:hint="eastAsia"/>
                </w:rPr>
                <w:t>积分中选择</w:t>
              </w:r>
            </w:ins>
            <w:del w:id="157" w:author="andrew" w:date="2021-08-05T15:19:00Z">
              <w:r w:rsidR="00563216" w:rsidDel="0012272D">
                <w:rPr>
                  <w:rFonts w:hint="eastAsia"/>
                </w:rPr>
                <w:delText>只读，只能退货款</w:delText>
              </w:r>
            </w:del>
          </w:p>
        </w:tc>
      </w:tr>
      <w:tr w:rsidR="00AC5143" w14:paraId="7087E853" w14:textId="77777777" w:rsidTr="008E573D">
        <w:trPr>
          <w:ins w:id="158" w:author="andrew" w:date="2021-08-05T15:26:00Z"/>
        </w:trPr>
        <w:tc>
          <w:tcPr>
            <w:tcW w:w="1350" w:type="dxa"/>
          </w:tcPr>
          <w:p w14:paraId="2641C98C" w14:textId="012F213E" w:rsidR="00AC5143" w:rsidRDefault="00AC5143" w:rsidP="008E573D">
            <w:pPr>
              <w:rPr>
                <w:ins w:id="159" w:author="andrew" w:date="2021-08-05T15:26:00Z"/>
                <w:rFonts w:hint="eastAsia"/>
              </w:rPr>
            </w:pPr>
            <w:ins w:id="160" w:author="andrew" w:date="2021-08-05T15:26:00Z">
              <w:r>
                <w:rPr>
                  <w:rFonts w:hint="eastAsia"/>
                </w:rPr>
                <w:t>申请金额</w:t>
              </w:r>
            </w:ins>
          </w:p>
        </w:tc>
        <w:tc>
          <w:tcPr>
            <w:tcW w:w="1350" w:type="dxa"/>
          </w:tcPr>
          <w:p w14:paraId="44DDD2CE" w14:textId="081B0079" w:rsidR="00AC5143" w:rsidRDefault="00AC5143" w:rsidP="008E573D">
            <w:pPr>
              <w:rPr>
                <w:ins w:id="161" w:author="andrew" w:date="2021-08-05T15:26:00Z"/>
              </w:rPr>
            </w:pPr>
            <w:ins w:id="162" w:author="andrew" w:date="2021-08-05T15:26:00Z">
              <w:r>
                <w:rPr>
                  <w:rFonts w:hint="eastAsia"/>
                </w:rPr>
                <w:t>数值</w:t>
              </w:r>
            </w:ins>
          </w:p>
        </w:tc>
        <w:tc>
          <w:tcPr>
            <w:tcW w:w="1350" w:type="dxa"/>
          </w:tcPr>
          <w:p w14:paraId="0CED059A" w14:textId="77777777" w:rsidR="00AC5143" w:rsidRDefault="00AC5143" w:rsidP="008E573D">
            <w:pPr>
              <w:rPr>
                <w:ins w:id="163" w:author="andrew" w:date="2021-08-05T15:26:00Z"/>
              </w:rPr>
            </w:pPr>
          </w:p>
        </w:tc>
        <w:tc>
          <w:tcPr>
            <w:tcW w:w="1350" w:type="dxa"/>
          </w:tcPr>
          <w:p w14:paraId="7BFC9379" w14:textId="77777777" w:rsidR="00AC5143" w:rsidRDefault="00AC5143" w:rsidP="008E573D">
            <w:pPr>
              <w:rPr>
                <w:ins w:id="164" w:author="andrew" w:date="2021-08-05T15:26:00Z"/>
              </w:rPr>
            </w:pPr>
          </w:p>
        </w:tc>
        <w:tc>
          <w:tcPr>
            <w:tcW w:w="1351" w:type="dxa"/>
          </w:tcPr>
          <w:p w14:paraId="23B28172" w14:textId="77777777" w:rsidR="00AC5143" w:rsidRDefault="00AC5143" w:rsidP="008E573D">
            <w:pPr>
              <w:rPr>
                <w:ins w:id="165" w:author="andrew" w:date="2021-08-05T15:26:00Z"/>
              </w:rPr>
            </w:pPr>
          </w:p>
        </w:tc>
        <w:tc>
          <w:tcPr>
            <w:tcW w:w="1351" w:type="dxa"/>
          </w:tcPr>
          <w:p w14:paraId="121CA8E4" w14:textId="0EEDD73C" w:rsidR="00AC5143" w:rsidRDefault="00AC5143" w:rsidP="008E573D">
            <w:pPr>
              <w:rPr>
                <w:ins w:id="166" w:author="andrew" w:date="2021-08-05T15:26:00Z"/>
                <w:rFonts w:hint="eastAsia"/>
              </w:rPr>
            </w:pPr>
            <w:ins w:id="167" w:author="andrew" w:date="2021-08-05T15:26:00Z">
              <w:r>
                <w:rPr>
                  <w:rFonts w:hint="eastAsia"/>
                </w:rPr>
                <w:t>必填</w:t>
              </w:r>
            </w:ins>
          </w:p>
        </w:tc>
      </w:tr>
      <w:tr w:rsidR="00563216" w14:paraId="062F7A95" w14:textId="77777777" w:rsidTr="008E573D">
        <w:tc>
          <w:tcPr>
            <w:tcW w:w="1350" w:type="dxa"/>
          </w:tcPr>
          <w:p w14:paraId="067547D7" w14:textId="77777777" w:rsidR="00563216" w:rsidRDefault="00563216" w:rsidP="008E573D">
            <w:r>
              <w:rPr>
                <w:rFonts w:hint="eastAsia"/>
              </w:rPr>
              <w:t>付款</w:t>
            </w:r>
            <w:r>
              <w:t>方式</w:t>
            </w:r>
          </w:p>
        </w:tc>
        <w:tc>
          <w:tcPr>
            <w:tcW w:w="1350" w:type="dxa"/>
          </w:tcPr>
          <w:p w14:paraId="5C51B3BC" w14:textId="77777777" w:rsidR="00563216" w:rsidRDefault="00563216" w:rsidP="008E573D">
            <w:r>
              <w:t>现金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银行转账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支付宝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微信支付</w:t>
            </w:r>
          </w:p>
        </w:tc>
        <w:tc>
          <w:tcPr>
            <w:tcW w:w="1350" w:type="dxa"/>
          </w:tcPr>
          <w:p w14:paraId="456908B7" w14:textId="77777777" w:rsidR="00563216" w:rsidRDefault="00563216" w:rsidP="008E573D"/>
        </w:tc>
        <w:tc>
          <w:tcPr>
            <w:tcW w:w="1350" w:type="dxa"/>
          </w:tcPr>
          <w:p w14:paraId="69803104" w14:textId="77777777" w:rsidR="00563216" w:rsidRDefault="00563216" w:rsidP="008E573D"/>
        </w:tc>
        <w:tc>
          <w:tcPr>
            <w:tcW w:w="1351" w:type="dxa"/>
          </w:tcPr>
          <w:p w14:paraId="75E54CCD" w14:textId="77777777" w:rsidR="00563216" w:rsidRDefault="00563216" w:rsidP="008E573D">
            <w:r>
              <w:t>银行转账</w:t>
            </w:r>
          </w:p>
        </w:tc>
        <w:tc>
          <w:tcPr>
            <w:tcW w:w="1351" w:type="dxa"/>
          </w:tcPr>
          <w:p w14:paraId="78C05951" w14:textId="27696331" w:rsidR="00563216" w:rsidRDefault="00AC5143" w:rsidP="008E573D">
            <w:pPr>
              <w:rPr>
                <w:rFonts w:hint="eastAsia"/>
              </w:rPr>
            </w:pPr>
            <w:ins w:id="168" w:author="andrew" w:date="2021-08-05T15:25:00Z">
              <w:r>
                <w:rPr>
                  <w:rFonts w:hint="eastAsia"/>
                </w:rPr>
                <w:t>状态为申请或取消时不显示，其它状态只读</w:t>
              </w:r>
            </w:ins>
          </w:p>
        </w:tc>
      </w:tr>
      <w:tr w:rsidR="00563216" w14:paraId="363DF1A4" w14:textId="77777777" w:rsidTr="008E573D">
        <w:tc>
          <w:tcPr>
            <w:tcW w:w="1350" w:type="dxa"/>
          </w:tcPr>
          <w:p w14:paraId="667E46DF" w14:textId="276A57EB" w:rsidR="00563216" w:rsidRDefault="00563216" w:rsidP="008E573D">
            <w:del w:id="169" w:author="andrew" w:date="2021-08-05T15:20:00Z">
              <w:r w:rsidDel="00AC5143">
                <w:rPr>
                  <w:rFonts w:hint="eastAsia"/>
                </w:rPr>
                <w:delText>对</w:delText>
              </w:r>
            </w:del>
            <w:ins w:id="170" w:author="andrew" w:date="2021-08-05T15:20:00Z">
              <w:r w:rsidR="00AC5143">
                <w:rPr>
                  <w:rFonts w:hint="eastAsia"/>
                </w:rPr>
                <w:t>收款</w:t>
              </w:r>
            </w:ins>
            <w:r>
              <w:rPr>
                <w:rFonts w:hint="eastAsia"/>
              </w:rPr>
              <w:t>方账户信息</w:t>
            </w:r>
          </w:p>
        </w:tc>
        <w:tc>
          <w:tcPr>
            <w:tcW w:w="1350" w:type="dxa"/>
          </w:tcPr>
          <w:p w14:paraId="1571C151" w14:textId="77777777" w:rsidR="00563216" w:rsidRDefault="00563216" w:rsidP="008E573D">
            <w:r>
              <w:t>字符串</w:t>
            </w:r>
          </w:p>
        </w:tc>
        <w:tc>
          <w:tcPr>
            <w:tcW w:w="1350" w:type="dxa"/>
          </w:tcPr>
          <w:p w14:paraId="4811EDE8" w14:textId="77777777" w:rsidR="00563216" w:rsidRDefault="00563216" w:rsidP="008E573D"/>
        </w:tc>
        <w:tc>
          <w:tcPr>
            <w:tcW w:w="1350" w:type="dxa"/>
          </w:tcPr>
          <w:p w14:paraId="72E0C0EF" w14:textId="77777777" w:rsidR="00563216" w:rsidRDefault="00563216" w:rsidP="008E573D"/>
        </w:tc>
        <w:tc>
          <w:tcPr>
            <w:tcW w:w="1351" w:type="dxa"/>
          </w:tcPr>
          <w:p w14:paraId="335680FE" w14:textId="77777777" w:rsidR="00563216" w:rsidRDefault="00563216" w:rsidP="008E573D">
            <w:r>
              <w:t>自动带出</w:t>
            </w:r>
          </w:p>
        </w:tc>
        <w:tc>
          <w:tcPr>
            <w:tcW w:w="1351" w:type="dxa"/>
          </w:tcPr>
          <w:p w14:paraId="189F66F8" w14:textId="66B52ACD" w:rsidR="00563216" w:rsidRDefault="00AC5143" w:rsidP="008E573D">
            <w:ins w:id="171" w:author="andrew" w:date="2021-08-05T15:25:00Z">
              <w:r>
                <w:rPr>
                  <w:rFonts w:hint="eastAsia"/>
                </w:rPr>
                <w:t>状态为申请或取消时不显示，其它状态只读</w:t>
              </w:r>
            </w:ins>
            <w:del w:id="172" w:author="andrew" w:date="2021-08-05T15:25:00Z">
              <w:r w:rsidR="00563216" w:rsidDel="00AC5143">
                <w:delText>只读</w:delText>
              </w:r>
            </w:del>
          </w:p>
        </w:tc>
      </w:tr>
      <w:tr w:rsidR="00563216" w14:paraId="56CB2755" w14:textId="77777777" w:rsidTr="008E573D">
        <w:tc>
          <w:tcPr>
            <w:tcW w:w="1350" w:type="dxa"/>
          </w:tcPr>
          <w:p w14:paraId="016BE73D" w14:textId="77777777" w:rsidR="00563216" w:rsidRDefault="00563216" w:rsidP="008E573D">
            <w:r>
              <w:rPr>
                <w:rFonts w:hint="eastAsia"/>
              </w:rPr>
              <w:t>付款银行</w:t>
            </w:r>
          </w:p>
        </w:tc>
        <w:tc>
          <w:tcPr>
            <w:tcW w:w="1350" w:type="dxa"/>
          </w:tcPr>
          <w:p w14:paraId="2392CDA7" w14:textId="77777777" w:rsidR="00563216" w:rsidRDefault="00563216" w:rsidP="008E573D">
            <w:r>
              <w:t>字符串</w:t>
            </w:r>
          </w:p>
        </w:tc>
        <w:tc>
          <w:tcPr>
            <w:tcW w:w="1350" w:type="dxa"/>
          </w:tcPr>
          <w:p w14:paraId="51E845E0" w14:textId="77777777" w:rsidR="00563216" w:rsidRDefault="00563216" w:rsidP="008E573D"/>
        </w:tc>
        <w:tc>
          <w:tcPr>
            <w:tcW w:w="1350" w:type="dxa"/>
          </w:tcPr>
          <w:p w14:paraId="56CD8F48" w14:textId="77777777" w:rsidR="00563216" w:rsidRDefault="00563216" w:rsidP="008E573D"/>
        </w:tc>
        <w:tc>
          <w:tcPr>
            <w:tcW w:w="1351" w:type="dxa"/>
          </w:tcPr>
          <w:p w14:paraId="26FEAAB4" w14:textId="77777777" w:rsidR="00563216" w:rsidRDefault="00563216" w:rsidP="008E573D">
            <w:r>
              <w:t>自动带出</w:t>
            </w:r>
          </w:p>
        </w:tc>
        <w:tc>
          <w:tcPr>
            <w:tcW w:w="1351" w:type="dxa"/>
          </w:tcPr>
          <w:p w14:paraId="12E7844D" w14:textId="2F092E02" w:rsidR="00563216" w:rsidRDefault="00AC5143" w:rsidP="008E573D">
            <w:ins w:id="173" w:author="andrew" w:date="2021-08-05T15:25:00Z">
              <w:r>
                <w:rPr>
                  <w:rFonts w:hint="eastAsia"/>
                </w:rPr>
                <w:t>状态为申请或取消时不显示，其它状态只读</w:t>
              </w:r>
            </w:ins>
            <w:del w:id="174" w:author="andrew" w:date="2021-08-05T15:25:00Z">
              <w:r w:rsidR="00563216" w:rsidDel="00AC5143">
                <w:delText>银行转账必填</w:delText>
              </w:r>
            </w:del>
          </w:p>
        </w:tc>
      </w:tr>
      <w:tr w:rsidR="00563216" w14:paraId="3F65D86C" w14:textId="77777777" w:rsidTr="008E573D">
        <w:tc>
          <w:tcPr>
            <w:tcW w:w="1350" w:type="dxa"/>
          </w:tcPr>
          <w:p w14:paraId="4AB0CBE8" w14:textId="77777777" w:rsidR="00563216" w:rsidRDefault="00563216" w:rsidP="008E573D">
            <w:r>
              <w:rPr>
                <w:rFonts w:hint="eastAsia"/>
              </w:rPr>
              <w:t>付款户名</w:t>
            </w:r>
          </w:p>
        </w:tc>
        <w:tc>
          <w:tcPr>
            <w:tcW w:w="1350" w:type="dxa"/>
          </w:tcPr>
          <w:p w14:paraId="7B8B6FED" w14:textId="77777777" w:rsidR="00563216" w:rsidRDefault="00563216" w:rsidP="008E573D">
            <w:r>
              <w:t>字符串</w:t>
            </w:r>
          </w:p>
        </w:tc>
        <w:tc>
          <w:tcPr>
            <w:tcW w:w="1350" w:type="dxa"/>
          </w:tcPr>
          <w:p w14:paraId="2F51BF79" w14:textId="77777777" w:rsidR="00563216" w:rsidRDefault="00563216" w:rsidP="008E573D"/>
        </w:tc>
        <w:tc>
          <w:tcPr>
            <w:tcW w:w="1350" w:type="dxa"/>
          </w:tcPr>
          <w:p w14:paraId="6E2B5FD8" w14:textId="77777777" w:rsidR="00563216" w:rsidRDefault="00563216" w:rsidP="008E573D"/>
        </w:tc>
        <w:tc>
          <w:tcPr>
            <w:tcW w:w="1351" w:type="dxa"/>
          </w:tcPr>
          <w:p w14:paraId="1108C7F9" w14:textId="77777777" w:rsidR="00563216" w:rsidRDefault="00563216" w:rsidP="008E573D">
            <w:r>
              <w:t>自动带出</w:t>
            </w:r>
          </w:p>
        </w:tc>
        <w:tc>
          <w:tcPr>
            <w:tcW w:w="1351" w:type="dxa"/>
          </w:tcPr>
          <w:p w14:paraId="18EC6185" w14:textId="66BBDABF" w:rsidR="00563216" w:rsidRDefault="00AC5143" w:rsidP="008E573D">
            <w:ins w:id="175" w:author="andrew" w:date="2021-08-05T15:25:00Z">
              <w:r>
                <w:rPr>
                  <w:rFonts w:hint="eastAsia"/>
                </w:rPr>
                <w:t>状态为申请或取消时不显示，其它状态只读</w:t>
              </w:r>
            </w:ins>
            <w:del w:id="176" w:author="andrew" w:date="2021-08-05T15:25:00Z">
              <w:r w:rsidR="00563216" w:rsidDel="00AC5143">
                <w:delText>银行转账必填</w:delText>
              </w:r>
            </w:del>
          </w:p>
        </w:tc>
      </w:tr>
      <w:tr w:rsidR="00563216" w14:paraId="795A8E76" w14:textId="77777777" w:rsidTr="008E573D">
        <w:tc>
          <w:tcPr>
            <w:tcW w:w="1350" w:type="dxa"/>
          </w:tcPr>
          <w:p w14:paraId="412C8E69" w14:textId="77777777" w:rsidR="00563216" w:rsidRDefault="00563216" w:rsidP="008E573D">
            <w:r>
              <w:rPr>
                <w:rFonts w:hint="eastAsia"/>
              </w:rPr>
              <w:t>付款账户</w:t>
            </w:r>
          </w:p>
        </w:tc>
        <w:tc>
          <w:tcPr>
            <w:tcW w:w="1350" w:type="dxa"/>
          </w:tcPr>
          <w:p w14:paraId="6560308D" w14:textId="77777777" w:rsidR="00563216" w:rsidRDefault="00563216" w:rsidP="008E573D">
            <w:r>
              <w:t>字符串</w:t>
            </w:r>
          </w:p>
        </w:tc>
        <w:tc>
          <w:tcPr>
            <w:tcW w:w="1350" w:type="dxa"/>
          </w:tcPr>
          <w:p w14:paraId="36338C55" w14:textId="77777777" w:rsidR="00563216" w:rsidRDefault="00563216" w:rsidP="008E573D"/>
        </w:tc>
        <w:tc>
          <w:tcPr>
            <w:tcW w:w="1350" w:type="dxa"/>
          </w:tcPr>
          <w:p w14:paraId="729B5D10" w14:textId="77777777" w:rsidR="00563216" w:rsidRDefault="00563216" w:rsidP="008E573D"/>
        </w:tc>
        <w:tc>
          <w:tcPr>
            <w:tcW w:w="1351" w:type="dxa"/>
          </w:tcPr>
          <w:p w14:paraId="4D4E13E4" w14:textId="77777777" w:rsidR="00563216" w:rsidRDefault="00563216" w:rsidP="008E573D">
            <w:r>
              <w:t>自动带出</w:t>
            </w:r>
          </w:p>
        </w:tc>
        <w:tc>
          <w:tcPr>
            <w:tcW w:w="1351" w:type="dxa"/>
          </w:tcPr>
          <w:p w14:paraId="475DED04" w14:textId="23C87C80" w:rsidR="00563216" w:rsidRDefault="00AC5143" w:rsidP="008E573D">
            <w:ins w:id="177" w:author="andrew" w:date="2021-08-05T15:26:00Z">
              <w:r>
                <w:rPr>
                  <w:rFonts w:hint="eastAsia"/>
                </w:rPr>
                <w:t>状态为申请或取消时不显示，其它状态只读</w:t>
              </w:r>
            </w:ins>
            <w:del w:id="178" w:author="andrew" w:date="2021-08-05T15:26:00Z">
              <w:r w:rsidR="00563216" w:rsidDel="00AC5143">
                <w:delText>非现金必填</w:delText>
              </w:r>
            </w:del>
          </w:p>
        </w:tc>
      </w:tr>
      <w:tr w:rsidR="00563216" w14:paraId="1F9C1821" w14:textId="77777777" w:rsidTr="008E573D">
        <w:tc>
          <w:tcPr>
            <w:tcW w:w="1350" w:type="dxa"/>
          </w:tcPr>
          <w:p w14:paraId="2218472B" w14:textId="77777777" w:rsidR="00563216" w:rsidRDefault="00563216" w:rsidP="008E573D">
            <w:r>
              <w:rPr>
                <w:rFonts w:hint="eastAsia"/>
              </w:rPr>
              <w:t>状态</w:t>
            </w:r>
          </w:p>
        </w:tc>
        <w:tc>
          <w:tcPr>
            <w:tcW w:w="1350" w:type="dxa"/>
          </w:tcPr>
          <w:p w14:paraId="186F11AB" w14:textId="3413C439" w:rsidR="00563216" w:rsidRDefault="00563216" w:rsidP="008E573D">
            <w:del w:id="179" w:author="andrew" w:date="2021-08-05T15:21:00Z">
              <w:r w:rsidDel="00AC5143">
                <w:rPr>
                  <w:rFonts w:hint="eastAsia"/>
                </w:rPr>
                <w:delText>未收款</w:delText>
              </w:r>
            </w:del>
            <w:ins w:id="180" w:author="andrew" w:date="2021-08-05T15:21:00Z">
              <w:r w:rsidR="00AC5143">
                <w:rPr>
                  <w:rFonts w:hint="eastAsia"/>
                </w:rPr>
                <w:t>申请</w:t>
              </w:r>
              <w:r w:rsidR="00AC5143">
                <w:rPr>
                  <w:rFonts w:hint="eastAsia"/>
                </w:rPr>
                <w:t>/</w:t>
              </w:r>
              <w:r w:rsidR="00AC5143">
                <w:rPr>
                  <w:rFonts w:hint="eastAsia"/>
                </w:rPr>
                <w:t>已</w:t>
              </w:r>
            </w:ins>
            <w:ins w:id="181" w:author="andrew" w:date="2021-08-05T15:22:00Z">
              <w:r w:rsidR="00AC5143">
                <w:rPr>
                  <w:rFonts w:hint="eastAsia"/>
                </w:rPr>
                <w:t>付款</w:t>
              </w:r>
            </w:ins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已收款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已取消</w:t>
            </w:r>
          </w:p>
        </w:tc>
        <w:tc>
          <w:tcPr>
            <w:tcW w:w="1350" w:type="dxa"/>
          </w:tcPr>
          <w:p w14:paraId="780586D0" w14:textId="77777777" w:rsidR="00563216" w:rsidRDefault="00563216" w:rsidP="008E573D"/>
        </w:tc>
        <w:tc>
          <w:tcPr>
            <w:tcW w:w="1350" w:type="dxa"/>
          </w:tcPr>
          <w:p w14:paraId="0711D486" w14:textId="77777777" w:rsidR="00563216" w:rsidRDefault="00563216" w:rsidP="008E573D"/>
        </w:tc>
        <w:tc>
          <w:tcPr>
            <w:tcW w:w="1351" w:type="dxa"/>
          </w:tcPr>
          <w:p w14:paraId="5212CF00" w14:textId="0694F542" w:rsidR="00563216" w:rsidRDefault="00563216" w:rsidP="008E573D">
            <w:del w:id="182" w:author="andrew" w:date="2021-08-05T15:24:00Z">
              <w:r w:rsidDel="00AC5143">
                <w:rPr>
                  <w:rFonts w:hint="eastAsia"/>
                </w:rPr>
                <w:delText>未收款</w:delText>
              </w:r>
            </w:del>
            <w:ins w:id="183" w:author="andrew" w:date="2021-08-05T15:24:00Z">
              <w:r w:rsidR="00AC5143">
                <w:rPr>
                  <w:rFonts w:hint="eastAsia"/>
                </w:rPr>
                <w:t>申请</w:t>
              </w:r>
            </w:ins>
          </w:p>
        </w:tc>
        <w:tc>
          <w:tcPr>
            <w:tcW w:w="1351" w:type="dxa"/>
          </w:tcPr>
          <w:p w14:paraId="369C274A" w14:textId="77777777" w:rsidR="00563216" w:rsidRDefault="00563216" w:rsidP="008E573D">
            <w:r>
              <w:t>只读</w:t>
            </w:r>
          </w:p>
        </w:tc>
      </w:tr>
    </w:tbl>
    <w:p w14:paraId="42566016" w14:textId="77777777" w:rsidR="00563216" w:rsidRDefault="00563216" w:rsidP="00563216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14:paraId="06B10B61" w14:textId="77777777" w:rsidR="0009263D" w:rsidRDefault="0009263D" w:rsidP="0009263D">
      <w:pPr>
        <w:pStyle w:val="a5"/>
        <w:widowControl/>
        <w:numPr>
          <w:ilvl w:val="0"/>
          <w:numId w:val="18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操作说明</w:t>
      </w:r>
    </w:p>
    <w:p w14:paraId="510E447B" w14:textId="34350020" w:rsidR="00092FDE" w:rsidRPr="00B84EBE" w:rsidRDefault="00092FDE" w:rsidP="00092FDE">
      <w:pPr>
        <w:pStyle w:val="a5"/>
        <w:widowControl/>
        <w:numPr>
          <w:ilvl w:val="0"/>
          <w:numId w:val="20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进入列表画面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：显示所有</w:t>
      </w:r>
      <w:del w:id="184" w:author="andrew" w:date="2021-08-05T15:27:00Z">
        <w:r w:rsidDel="00AC5143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delText>退款</w:delText>
        </w:r>
      </w:del>
      <w:ins w:id="185" w:author="andrew" w:date="2021-08-05T15:27:00Z">
        <w:r w:rsidR="00AC5143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提现申请</w:t>
        </w:r>
      </w:ins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单(一页)，也可以切换查看其它状态的</w:t>
      </w:r>
      <w:del w:id="186" w:author="andrew" w:date="2021-08-05T15:27:00Z">
        <w:r w:rsidDel="00AC5143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delText>退款</w:delText>
        </w:r>
      </w:del>
      <w:ins w:id="187" w:author="andrew" w:date="2021-08-05T15:27:00Z">
        <w:r w:rsidR="00AC5143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提现申请</w:t>
        </w:r>
      </w:ins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单。均显示的是自己录入的</w:t>
      </w:r>
      <w:del w:id="188" w:author="andrew" w:date="2021-08-05T15:27:00Z">
        <w:r w:rsidDel="00AC5143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delText>退款</w:delText>
        </w:r>
      </w:del>
      <w:ins w:id="189" w:author="andrew" w:date="2021-08-05T15:27:00Z">
        <w:r w:rsidR="00AC5143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提现申请</w:t>
        </w:r>
      </w:ins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单。</w:t>
      </w:r>
      <w:r w:rsidRPr="00092FDE">
        <w:rPr>
          <w:rFonts w:ascii="宋体" w:eastAsia="宋体" w:hAnsi="宋体" w:cs="宋体" w:hint="eastAsia"/>
          <w:noProof/>
          <w:kern w:val="0"/>
          <w:sz w:val="24"/>
          <w:szCs w:val="24"/>
        </w:rPr>
        <w:t>往上滚屏可以自动带出剩下的</w:t>
      </w:r>
      <w:del w:id="190" w:author="andrew" w:date="2021-08-05T15:27:00Z">
        <w:r w:rsidDel="00AC5143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delText>退</w:delText>
        </w:r>
        <w:r w:rsidRPr="00092FDE" w:rsidDel="00AC5143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delText>款</w:delText>
        </w:r>
      </w:del>
      <w:ins w:id="191" w:author="andrew" w:date="2021-08-05T15:27:00Z">
        <w:r w:rsidR="00AC5143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提现申请</w:t>
        </w:r>
      </w:ins>
      <w:r w:rsidRPr="00092FDE">
        <w:rPr>
          <w:rFonts w:ascii="宋体" w:eastAsia="宋体" w:hAnsi="宋体" w:cs="宋体" w:hint="eastAsia"/>
          <w:noProof/>
          <w:kern w:val="0"/>
          <w:sz w:val="24"/>
          <w:szCs w:val="24"/>
        </w:rPr>
        <w:t>单。</w:t>
      </w:r>
      <w:r w:rsidR="00806879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对于每个</w:t>
      </w:r>
      <w:del w:id="192" w:author="andrew" w:date="2021-08-05T15:27:00Z">
        <w:r w:rsidR="00806879" w:rsidDel="00AC5143">
          <w:rPr>
            <w:rFonts w:ascii="宋体" w:eastAsia="宋体" w:hAnsi="宋体" w:cs="宋体" w:hint="eastAsia"/>
            <w:noProof/>
            <w:color w:val="FF0000"/>
            <w:kern w:val="0"/>
            <w:sz w:val="24"/>
            <w:szCs w:val="24"/>
          </w:rPr>
          <w:delText>退款</w:delText>
        </w:r>
      </w:del>
      <w:ins w:id="193" w:author="andrew" w:date="2021-08-05T15:27:00Z">
        <w:r w:rsidR="00AC5143">
          <w:rPr>
            <w:rFonts w:ascii="宋体" w:eastAsia="宋体" w:hAnsi="宋体" w:cs="宋体" w:hint="eastAsia"/>
            <w:noProof/>
            <w:color w:val="FF0000"/>
            <w:kern w:val="0"/>
            <w:sz w:val="24"/>
            <w:szCs w:val="24"/>
          </w:rPr>
          <w:t>提现申</w:t>
        </w:r>
        <w:r w:rsidR="00AC5143">
          <w:rPr>
            <w:rFonts w:ascii="宋体" w:eastAsia="宋体" w:hAnsi="宋体" w:cs="宋体" w:hint="eastAsia"/>
            <w:noProof/>
            <w:color w:val="FF0000"/>
            <w:kern w:val="0"/>
            <w:sz w:val="24"/>
            <w:szCs w:val="24"/>
          </w:rPr>
          <w:lastRenderedPageBreak/>
          <w:t>请</w:t>
        </w:r>
      </w:ins>
      <w:r w:rsidR="00806879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单项，根据</w:t>
      </w:r>
      <w:del w:id="194" w:author="andrew" w:date="2021-08-05T15:28:00Z">
        <w:r w:rsidR="00806879" w:rsidDel="00AC5143">
          <w:rPr>
            <w:rFonts w:ascii="宋体" w:eastAsia="宋体" w:hAnsi="宋体" w:cs="宋体" w:hint="eastAsia"/>
            <w:noProof/>
            <w:color w:val="FF0000"/>
            <w:kern w:val="0"/>
            <w:sz w:val="24"/>
            <w:szCs w:val="24"/>
          </w:rPr>
          <w:delText>退款</w:delText>
        </w:r>
      </w:del>
      <w:ins w:id="195" w:author="andrew" w:date="2021-08-05T15:28:00Z">
        <w:r w:rsidR="00AC5143">
          <w:rPr>
            <w:rFonts w:ascii="宋体" w:eastAsia="宋体" w:hAnsi="宋体" w:cs="宋体" w:hint="eastAsia"/>
            <w:noProof/>
            <w:color w:val="FF0000"/>
            <w:kern w:val="0"/>
            <w:sz w:val="24"/>
            <w:szCs w:val="24"/>
          </w:rPr>
          <w:t>提现申请</w:t>
        </w:r>
      </w:ins>
      <w:r w:rsidR="00806879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单状态显示相应的操作按钮：</w:t>
      </w:r>
      <w:del w:id="196" w:author="andrew" w:date="2021-08-05T15:28:00Z">
        <w:r w:rsidR="00806879" w:rsidDel="00AC5143">
          <w:rPr>
            <w:rFonts w:ascii="宋体" w:eastAsia="宋体" w:hAnsi="宋体" w:cs="宋体" w:hint="eastAsia"/>
            <w:noProof/>
            <w:color w:val="FF0000"/>
            <w:kern w:val="0"/>
            <w:sz w:val="24"/>
            <w:szCs w:val="24"/>
          </w:rPr>
          <w:delText>未收款</w:delText>
        </w:r>
      </w:del>
      <w:ins w:id="197" w:author="andrew" w:date="2021-08-05T15:28:00Z">
        <w:r w:rsidR="00AC5143">
          <w:rPr>
            <w:rFonts w:ascii="宋体" w:eastAsia="宋体" w:hAnsi="宋体" w:cs="宋体" w:hint="eastAsia"/>
            <w:noProof/>
            <w:color w:val="FF0000"/>
            <w:kern w:val="0"/>
            <w:sz w:val="24"/>
            <w:szCs w:val="24"/>
          </w:rPr>
          <w:t>申请</w:t>
        </w:r>
      </w:ins>
      <w:r w:rsidR="00806879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状态：取消</w:t>
      </w:r>
      <w:ins w:id="198" w:author="andrew" w:date="2021-08-05T15:28:00Z">
        <w:r w:rsidR="00AC5143">
          <w:rPr>
            <w:rFonts w:ascii="宋体" w:eastAsia="宋体" w:hAnsi="宋体" w:cs="宋体" w:hint="eastAsia"/>
            <w:noProof/>
            <w:color w:val="FF0000"/>
            <w:kern w:val="0"/>
            <w:sz w:val="24"/>
            <w:szCs w:val="24"/>
          </w:rPr>
          <w:t>，已付款状态：确认收款</w:t>
        </w:r>
      </w:ins>
      <w:del w:id="199" w:author="andrew" w:date="2021-08-05T15:28:00Z">
        <w:r w:rsidR="00806879" w:rsidDel="00AC5143">
          <w:rPr>
            <w:rFonts w:ascii="宋体" w:eastAsia="宋体" w:hAnsi="宋体" w:cs="宋体" w:hint="eastAsia"/>
            <w:noProof/>
            <w:color w:val="FF0000"/>
            <w:kern w:val="0"/>
            <w:sz w:val="24"/>
            <w:szCs w:val="24"/>
          </w:rPr>
          <w:delText>。</w:delText>
        </w:r>
      </w:del>
      <w:r w:rsidR="00806879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其它状态无操作按钮。</w:t>
      </w:r>
    </w:p>
    <w:p w14:paraId="2B65FE06" w14:textId="0AC99B28" w:rsidR="00092FDE" w:rsidRDefault="00092FDE" w:rsidP="00092FDE">
      <w:pPr>
        <w:pStyle w:val="a5"/>
        <w:widowControl/>
        <w:numPr>
          <w:ilvl w:val="0"/>
          <w:numId w:val="20"/>
        </w:numPr>
        <w:ind w:firstLineChars="0"/>
        <w:jc w:val="left"/>
        <w:rPr>
          <w:ins w:id="200" w:author="andrew" w:date="2021-08-05T15:31:00Z"/>
          <w:rFonts w:ascii="宋体" w:eastAsia="宋体" w:hAnsi="宋体" w:cs="宋体"/>
          <w:noProof/>
          <w:kern w:val="0"/>
          <w:sz w:val="24"/>
          <w:szCs w:val="24"/>
        </w:rPr>
      </w:pP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取消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</w:t>
      </w:r>
      <w:del w:id="201" w:author="andrew" w:date="2021-08-05T15:28:00Z">
        <w:r w:rsidDel="00AC5143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delText>未收款</w:delText>
        </w:r>
      </w:del>
      <w:ins w:id="202" w:author="andrew" w:date="2021-08-05T15:28:00Z">
        <w:r w:rsidR="00AC5143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申请</w:t>
        </w:r>
      </w:ins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状态可以取消。取消后</w:t>
      </w:r>
      <w:del w:id="203" w:author="andrew" w:date="2021-08-05T15:28:00Z">
        <w:r w:rsidDel="00AC5143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delText>退款</w:delText>
        </w:r>
      </w:del>
      <w:ins w:id="204" w:author="andrew" w:date="2021-08-05T15:28:00Z">
        <w:r w:rsidR="00AC5143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提现申请</w:t>
        </w:r>
      </w:ins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单成为已取消状态。</w:t>
      </w:r>
    </w:p>
    <w:p w14:paraId="735216CF" w14:textId="5193CFF4" w:rsidR="00FB4A14" w:rsidRDefault="00FB4A14" w:rsidP="00092FDE">
      <w:pPr>
        <w:pStyle w:val="a5"/>
        <w:widowControl/>
        <w:numPr>
          <w:ilvl w:val="0"/>
          <w:numId w:val="20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ins w:id="205" w:author="andrew" w:date="2021-08-05T15:31:00Z">
        <w:r>
          <w:rPr>
            <w:rFonts w:ascii="宋体" w:eastAsia="宋体" w:hAnsi="宋体" w:cs="宋体" w:hint="eastAsia"/>
            <w:b/>
            <w:noProof/>
            <w:kern w:val="0"/>
            <w:sz w:val="24"/>
            <w:szCs w:val="24"/>
          </w:rPr>
          <w:t>确认收款：对于已付款的</w:t>
        </w:r>
      </w:ins>
      <w:ins w:id="206" w:author="andrew" w:date="2021-08-05T15:32:00Z">
        <w:r>
          <w:rPr>
            <w:rFonts w:ascii="宋体" w:eastAsia="宋体" w:hAnsi="宋体" w:cs="宋体" w:hint="eastAsia"/>
            <w:b/>
            <w:noProof/>
            <w:kern w:val="0"/>
            <w:sz w:val="24"/>
            <w:szCs w:val="24"/>
          </w:rPr>
          <w:t>提现申请单，可以进行确认收款操作。确认收款后，</w:t>
        </w:r>
      </w:ins>
      <w:ins w:id="207" w:author="andrew" w:date="2021-08-05T15:44:00Z">
        <w:r w:rsidR="008917C8">
          <w:rPr>
            <w:rFonts w:ascii="宋体" w:eastAsia="宋体" w:hAnsi="宋体" w:cs="宋体" w:hint="eastAsia"/>
            <w:b/>
            <w:noProof/>
            <w:kern w:val="0"/>
            <w:sz w:val="24"/>
            <w:szCs w:val="24"/>
          </w:rPr>
          <w:t>提现申请单状态成为</w:t>
        </w:r>
      </w:ins>
      <w:ins w:id="208" w:author="andrew" w:date="2021-08-05T15:45:00Z">
        <w:r w:rsidR="008917C8">
          <w:rPr>
            <w:rFonts w:ascii="宋体" w:eastAsia="宋体" w:hAnsi="宋体" w:cs="宋体" w:hint="eastAsia"/>
            <w:b/>
            <w:noProof/>
            <w:kern w:val="0"/>
            <w:sz w:val="24"/>
            <w:szCs w:val="24"/>
          </w:rPr>
          <w:t>已收款状态。</w:t>
        </w:r>
      </w:ins>
      <w:ins w:id="209" w:author="andrew" w:date="2021-08-05T15:32:00Z">
        <w:r>
          <w:rPr>
            <w:rFonts w:ascii="宋体" w:eastAsia="宋体" w:hAnsi="宋体" w:cs="宋体" w:hint="eastAsia"/>
            <w:b/>
            <w:noProof/>
            <w:kern w:val="0"/>
            <w:sz w:val="24"/>
            <w:szCs w:val="24"/>
          </w:rPr>
          <w:t>当前经销商在提现申请中的经销商处的账户余额减少</w:t>
        </w:r>
      </w:ins>
      <w:ins w:id="210" w:author="andrew" w:date="2021-08-05T15:33:00Z">
        <w:r w:rsidR="008C4FD1">
          <w:rPr>
            <w:rFonts w:ascii="宋体" w:eastAsia="宋体" w:hAnsi="宋体" w:cs="宋体" w:hint="eastAsia"/>
            <w:b/>
            <w:noProof/>
            <w:kern w:val="0"/>
            <w:sz w:val="24"/>
            <w:szCs w:val="24"/>
          </w:rPr>
          <w:t>（后台处理）</w:t>
        </w:r>
      </w:ins>
      <w:ins w:id="211" w:author="andrew" w:date="2021-08-05T15:32:00Z">
        <w:r>
          <w:rPr>
            <w:rFonts w:ascii="宋体" w:eastAsia="宋体" w:hAnsi="宋体" w:cs="宋体" w:hint="eastAsia"/>
            <w:b/>
            <w:noProof/>
            <w:kern w:val="0"/>
            <w:sz w:val="24"/>
            <w:szCs w:val="24"/>
          </w:rPr>
          <w:t>。</w:t>
        </w:r>
      </w:ins>
    </w:p>
    <w:p w14:paraId="02CEEFC5" w14:textId="0769F076" w:rsidR="00092FDE" w:rsidRDefault="00092FDE" w:rsidP="00092FDE">
      <w:pPr>
        <w:pStyle w:val="a5"/>
        <w:widowControl/>
        <w:numPr>
          <w:ilvl w:val="0"/>
          <w:numId w:val="20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新增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：进入新增</w:t>
      </w:r>
      <w:del w:id="212" w:author="andrew" w:date="2021-08-05T15:29:00Z">
        <w:r w:rsidDel="00AC5143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delText>退款</w:delText>
        </w:r>
      </w:del>
      <w:ins w:id="213" w:author="andrew" w:date="2021-08-05T15:29:00Z">
        <w:r w:rsidR="00AC5143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提现申请</w:t>
        </w:r>
      </w:ins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单画面，用上面要素说明中的默认值填写画面。</w:t>
      </w:r>
    </w:p>
    <w:p w14:paraId="57D105E6" w14:textId="5FBB2085" w:rsidR="00092FDE" w:rsidRPr="00B84EBE" w:rsidRDefault="00092FDE" w:rsidP="00092FDE">
      <w:pPr>
        <w:pStyle w:val="a5"/>
        <w:widowControl/>
        <w:numPr>
          <w:ilvl w:val="0"/>
          <w:numId w:val="20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保存</w:t>
      </w:r>
      <w:r w:rsidRPr="00B84EBE">
        <w:rPr>
          <w:rFonts w:ascii="宋体" w:eastAsia="宋体" w:hAnsi="宋体" w:cs="宋体" w:hint="eastAsia"/>
          <w:noProof/>
          <w:kern w:val="0"/>
          <w:sz w:val="24"/>
          <w:szCs w:val="24"/>
        </w:rPr>
        <w:t>：保存</w:t>
      </w:r>
      <w:del w:id="214" w:author="andrew" w:date="2021-08-05T15:29:00Z">
        <w:r w:rsidDel="00AC5143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delText>退</w:delText>
        </w:r>
        <w:r w:rsidRPr="00B84EBE" w:rsidDel="00AC5143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delText>款</w:delText>
        </w:r>
      </w:del>
      <w:ins w:id="215" w:author="andrew" w:date="2021-08-05T15:29:00Z">
        <w:r w:rsidR="00AC5143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提现申请</w:t>
        </w:r>
      </w:ins>
      <w:r w:rsidRPr="00B84EBE">
        <w:rPr>
          <w:rFonts w:ascii="宋体" w:eastAsia="宋体" w:hAnsi="宋体" w:cs="宋体" w:hint="eastAsia"/>
          <w:noProof/>
          <w:kern w:val="0"/>
          <w:sz w:val="24"/>
          <w:szCs w:val="24"/>
        </w:rPr>
        <w:t>单到服务器，上属经销商的“我收到的</w:t>
      </w:r>
      <w:del w:id="216" w:author="andrew" w:date="2021-08-05T15:29:00Z">
        <w:r w:rsidDel="00AC5143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delText>退款单</w:delText>
        </w:r>
      </w:del>
      <w:ins w:id="217" w:author="andrew" w:date="2021-08-05T15:29:00Z">
        <w:r w:rsidR="00AC5143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提现申请单</w:t>
        </w:r>
      </w:ins>
      <w:r w:rsidRPr="00B84EBE">
        <w:rPr>
          <w:rFonts w:ascii="宋体" w:eastAsia="宋体" w:hAnsi="宋体" w:cs="宋体" w:hint="eastAsia"/>
          <w:noProof/>
          <w:kern w:val="0"/>
          <w:sz w:val="24"/>
          <w:szCs w:val="24"/>
        </w:rPr>
        <w:t>”中会出现此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单据</w:t>
      </w:r>
      <w:r w:rsidRPr="00B84EBE">
        <w:rPr>
          <w:rFonts w:ascii="宋体" w:eastAsia="宋体" w:hAnsi="宋体" w:cs="宋体" w:hint="eastAsia"/>
          <w:noProof/>
          <w:kern w:val="0"/>
          <w:sz w:val="24"/>
          <w:szCs w:val="24"/>
        </w:rPr>
        <w:t>。</w:t>
      </w:r>
    </w:p>
    <w:p w14:paraId="08DC1E47" w14:textId="2DE17F40" w:rsidR="00092FDE" w:rsidRDefault="00092FDE" w:rsidP="00092FDE">
      <w:pPr>
        <w:pStyle w:val="a5"/>
        <w:widowControl/>
        <w:ind w:left="120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如果</w:t>
      </w:r>
      <w:ins w:id="218" w:author="andrew" w:date="2021-08-05T15:30:00Z">
        <w:r w:rsidR="00FB4A14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当前经销商在</w:t>
        </w:r>
      </w:ins>
      <w:del w:id="219" w:author="andrew" w:date="2021-08-05T15:29:00Z">
        <w:r w:rsidDel="00AC5143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delText>退款</w:delText>
        </w:r>
      </w:del>
      <w:ins w:id="220" w:author="andrew" w:date="2021-08-05T15:29:00Z">
        <w:r w:rsidR="00AC5143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提现申请</w:t>
        </w:r>
      </w:ins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单录入的经销商</w:t>
      </w:r>
      <w:del w:id="221" w:author="andrew" w:date="2021-08-05T15:30:00Z">
        <w:r w:rsidDel="00FB4A14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delText>在当前经销商</w:delText>
        </w:r>
      </w:del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的</w:t>
      </w:r>
      <w:del w:id="222" w:author="andrew" w:date="2021-08-05T15:30:00Z">
        <w:r w:rsidDel="00FB4A14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delText>货款</w:delText>
        </w:r>
      </w:del>
      <w:ins w:id="223" w:author="andrew" w:date="2021-08-05T15:30:00Z">
        <w:r w:rsidR="00FB4A14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账户</w:t>
        </w:r>
      </w:ins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可用余额小于</w:t>
      </w:r>
      <w:del w:id="224" w:author="andrew" w:date="2021-08-05T15:30:00Z">
        <w:r w:rsidDel="00FB4A14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delText>退款</w:delText>
        </w:r>
      </w:del>
      <w:ins w:id="225" w:author="andrew" w:date="2021-08-05T15:30:00Z">
        <w:r w:rsidR="00FB4A14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申请</w:t>
        </w:r>
      </w:ins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金额，提示用户“</w:t>
      </w:r>
      <w:del w:id="226" w:author="andrew" w:date="2021-08-05T15:30:00Z">
        <w:r w:rsidDel="00FB4A14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delText>货款</w:delText>
        </w:r>
      </w:del>
      <w:ins w:id="227" w:author="andrew" w:date="2021-08-05T15:30:00Z">
        <w:r w:rsidR="00FB4A14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账户</w:t>
        </w:r>
      </w:ins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可用余额不足，不能</w:t>
      </w:r>
      <w:del w:id="228" w:author="andrew" w:date="2021-08-05T15:31:00Z">
        <w:r w:rsidDel="00FB4A14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delText>退款</w:delText>
        </w:r>
      </w:del>
      <w:ins w:id="229" w:author="andrew" w:date="2021-08-05T15:31:00Z">
        <w:r w:rsidR="00FB4A14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提现</w:t>
        </w:r>
      </w:ins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”</w:t>
      </w:r>
      <w:r w:rsidRPr="00092FDE">
        <w:rPr>
          <w:rFonts w:ascii="宋体" w:eastAsia="宋体" w:hAnsi="宋体" w:cs="宋体" w:hint="eastAsia"/>
          <w:noProof/>
          <w:kern w:val="0"/>
          <w:sz w:val="24"/>
          <w:szCs w:val="24"/>
        </w:rPr>
        <w:t>。</w:t>
      </w:r>
    </w:p>
    <w:p w14:paraId="7F824C7A" w14:textId="33099143" w:rsidR="00092FDE" w:rsidRPr="00092FDE" w:rsidDel="00FB4A14" w:rsidRDefault="00092FDE" w:rsidP="00092FDE">
      <w:pPr>
        <w:pStyle w:val="a5"/>
        <w:widowControl/>
        <w:ind w:left="1200" w:firstLineChars="0" w:firstLine="0"/>
        <w:jc w:val="left"/>
        <w:rPr>
          <w:del w:id="230" w:author="andrew" w:date="2021-08-05T15:31:00Z"/>
          <w:rFonts w:ascii="宋体" w:eastAsia="宋体" w:hAnsi="宋体" w:cs="宋体"/>
          <w:noProof/>
          <w:kern w:val="0"/>
          <w:sz w:val="24"/>
          <w:szCs w:val="24"/>
        </w:rPr>
      </w:pPr>
      <w:del w:id="231" w:author="andrew" w:date="2021-08-05T15:31:00Z">
        <w:r w:rsidDel="00FB4A14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delText>退款单保存后，退款单中的经销商在当前经销商的货款</w:delText>
        </w:r>
        <w:r w:rsidRPr="00092FDE" w:rsidDel="00FB4A14">
          <w:rPr>
            <w:rFonts w:ascii="宋体" w:eastAsia="宋体" w:hAnsi="宋体" w:cs="宋体" w:hint="eastAsia"/>
            <w:noProof/>
            <w:color w:val="FF0000"/>
            <w:kern w:val="0"/>
            <w:sz w:val="24"/>
            <w:szCs w:val="24"/>
          </w:rPr>
          <w:delText>可用余额</w:delText>
        </w:r>
        <w:r w:rsidDel="00FB4A14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delText>减少退款单的金额</w:delText>
        </w:r>
      </w:del>
      <w:ins w:id="232" w:author="andrew" w:date="2021-08-05T15:33:00Z">
        <w:r w:rsidR="008C4FD1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(后台处理</w:t>
        </w:r>
        <w:r w:rsidR="008C4FD1">
          <w:rPr>
            <w:rFonts w:ascii="宋体" w:eastAsia="宋体" w:hAnsi="宋体" w:cs="宋体"/>
            <w:noProof/>
            <w:kern w:val="0"/>
            <w:sz w:val="24"/>
            <w:szCs w:val="24"/>
          </w:rPr>
          <w:t>)</w:t>
        </w:r>
      </w:ins>
      <w:del w:id="233" w:author="andrew" w:date="2021-08-05T15:31:00Z">
        <w:r w:rsidDel="00FB4A14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delText>。</w:delText>
        </w:r>
      </w:del>
    </w:p>
    <w:p w14:paraId="44BCD77C" w14:textId="77777777" w:rsidR="0009263D" w:rsidRDefault="00CA2782" w:rsidP="00AE16C3">
      <w:pPr>
        <w:pStyle w:val="a5"/>
        <w:widowControl/>
        <w:numPr>
          <w:ilvl w:val="0"/>
          <w:numId w:val="1"/>
        </w:numPr>
        <w:ind w:left="552" w:hangingChars="230" w:hanging="552"/>
        <w:jc w:val="left"/>
        <w:outlineLvl w:val="0"/>
        <w:rPr>
          <w:rFonts w:ascii="宋体" w:eastAsia="宋体" w:hAnsi="宋体" w:cs="宋体"/>
          <w:noProof/>
          <w:kern w:val="0"/>
          <w:sz w:val="24"/>
          <w:szCs w:val="24"/>
        </w:rPr>
      </w:pPr>
      <w:bookmarkStart w:id="234" w:name="_Toc17301022"/>
      <w:r>
        <w:rPr>
          <w:rFonts w:ascii="宋体" w:eastAsia="宋体" w:hAnsi="宋体" w:cs="宋体"/>
          <w:noProof/>
          <w:kern w:val="0"/>
          <w:sz w:val="24"/>
          <w:szCs w:val="24"/>
        </w:rPr>
        <w:t>我收到的单据</w:t>
      </w:r>
      <w:bookmarkEnd w:id="234"/>
    </w:p>
    <w:p w14:paraId="1BA390EF" w14:textId="77777777" w:rsidR="008C3A7B" w:rsidRDefault="008C3A7B" w:rsidP="008C3A7B">
      <w:pPr>
        <w:pStyle w:val="a5"/>
        <w:widowControl/>
        <w:numPr>
          <w:ilvl w:val="0"/>
          <w:numId w:val="21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界面截图</w:t>
      </w:r>
    </w:p>
    <w:p w14:paraId="6CFBCEFA" w14:textId="77777777" w:rsidR="008C3A7B" w:rsidRPr="00B84E3A" w:rsidRDefault="008C3A7B" w:rsidP="008C3A7B">
      <w:pPr>
        <w:widowControl/>
        <w:ind w:leftChars="405" w:left="85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3B36D3" wp14:editId="1EB33A62">
            <wp:extent cx="2489200" cy="4422741"/>
            <wp:effectExtent l="0" t="0" r="6350" b="0"/>
            <wp:docPr id="122" name="图片 122" descr="C:\Users\andrew\AppData\Roaming\Tencent\Users\358399800\QQ\WinTemp\RichOle\Y)@D%8WS8@0G2A`%_A@Q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ndrew\AppData\Roaming\Tencent\Users\358399800\QQ\WinTemp\RichOle\Y)@D%8WS8@0G2A`%_A@Q16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0" cy="442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048D4" w14:textId="77777777" w:rsidR="008C3A7B" w:rsidRDefault="008C3A7B" w:rsidP="008C3A7B">
      <w:pPr>
        <w:pStyle w:val="a5"/>
        <w:widowControl/>
        <w:numPr>
          <w:ilvl w:val="0"/>
          <w:numId w:val="21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界面说明</w:t>
      </w:r>
    </w:p>
    <w:p w14:paraId="2436B82C" w14:textId="77777777" w:rsidR="00607384" w:rsidRDefault="00607384" w:rsidP="00607384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color w:val="FF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t>包含需要自己处理的单据，或者自己已经处理了的单据。包括订单，付款单，收款单和注销单。</w:t>
      </w:r>
      <w:r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如果新增加了需要自己处理的单据，会用红色的数字表示</w:t>
      </w:r>
      <w:r w:rsidRPr="00314BEE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。</w:t>
      </w:r>
    </w:p>
    <w:p w14:paraId="62442A94" w14:textId="77777777" w:rsidR="00607384" w:rsidRDefault="00607384" w:rsidP="00607384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F874EE">
        <w:rPr>
          <w:rFonts w:ascii="宋体" w:eastAsia="宋体" w:hAnsi="宋体" w:cs="宋体" w:hint="eastAsia"/>
          <w:noProof/>
          <w:kern w:val="0"/>
          <w:sz w:val="24"/>
          <w:szCs w:val="24"/>
        </w:rPr>
        <w:t>点击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“我收到的订单”：进入我收到的订单画面。</w:t>
      </w:r>
    </w:p>
    <w:p w14:paraId="6C224B40" w14:textId="77777777" w:rsidR="00607384" w:rsidRDefault="00607384" w:rsidP="00607384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点击“我收到的付款单”：进入我收到的付款单画面。</w:t>
      </w:r>
    </w:p>
    <w:p w14:paraId="7AADCE22" w14:textId="77777777" w:rsidR="00607384" w:rsidRDefault="00607384" w:rsidP="00607384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点击“我收到的退款单”：进入我收到的退款单画面。</w:t>
      </w:r>
    </w:p>
    <w:p w14:paraId="78C9E02A" w14:textId="77777777" w:rsidR="00607384" w:rsidRPr="00F874EE" w:rsidRDefault="00607384" w:rsidP="00607384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点击“我收到的注销单”：进入我收到的注销单画面。</w:t>
      </w:r>
    </w:p>
    <w:p w14:paraId="73A9A829" w14:textId="77777777" w:rsidR="00607384" w:rsidRDefault="00607384" w:rsidP="00607384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14:paraId="4EA5254E" w14:textId="77777777" w:rsidR="00607384" w:rsidRDefault="00607384" w:rsidP="008C3A7B">
      <w:pPr>
        <w:pStyle w:val="a5"/>
        <w:widowControl/>
        <w:numPr>
          <w:ilvl w:val="0"/>
          <w:numId w:val="21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14:paraId="3094F748" w14:textId="77777777" w:rsidR="00CA2782" w:rsidRDefault="00CA2782" w:rsidP="00AE16C3">
      <w:pPr>
        <w:pStyle w:val="a5"/>
        <w:widowControl/>
        <w:numPr>
          <w:ilvl w:val="0"/>
          <w:numId w:val="1"/>
        </w:numPr>
        <w:ind w:left="552" w:hangingChars="230" w:hanging="552"/>
        <w:jc w:val="left"/>
        <w:outlineLvl w:val="0"/>
        <w:rPr>
          <w:rFonts w:ascii="宋体" w:eastAsia="宋体" w:hAnsi="宋体" w:cs="宋体"/>
          <w:noProof/>
          <w:kern w:val="0"/>
          <w:sz w:val="24"/>
          <w:szCs w:val="24"/>
        </w:rPr>
      </w:pPr>
      <w:bookmarkStart w:id="235" w:name="_Toc17301023"/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我收到的订单</w:t>
      </w:r>
      <w:bookmarkEnd w:id="235"/>
    </w:p>
    <w:p w14:paraId="5DDF45BE" w14:textId="77777777" w:rsidR="008C3A7B" w:rsidRDefault="008C3A7B" w:rsidP="008C3A7B">
      <w:pPr>
        <w:pStyle w:val="a5"/>
        <w:widowControl/>
        <w:numPr>
          <w:ilvl w:val="0"/>
          <w:numId w:val="22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界面截图</w:t>
      </w:r>
    </w:p>
    <w:p w14:paraId="598379E4" w14:textId="77777777" w:rsidR="00BA0DE0" w:rsidRPr="00BA0DE0" w:rsidRDefault="00BA0DE0" w:rsidP="00BA0DE0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CD393A6" wp14:editId="3BD41D2C">
            <wp:extent cx="2185290" cy="3289300"/>
            <wp:effectExtent l="0" t="0" r="5715" b="6350"/>
            <wp:docPr id="19" name="图片 19" descr="C:\Users\andrew\AppData\Roaming\Tencent\Users\358399800\QQ\WinTemp\RichOle\1]L}ADEX)OGV1[9I@FE8A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ew\AppData\Roaming\Tencent\Users\358399800\QQ\WinTemp\RichOle\1]L}ADEX)OGV1[9I@FE8AA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29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800F0" w14:textId="77777777" w:rsidR="00DD0967" w:rsidRPr="00B84E3A" w:rsidRDefault="00DD0967" w:rsidP="00DD0967">
      <w:pPr>
        <w:widowControl/>
        <w:ind w:leftChars="404" w:left="848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678BA40" w14:textId="77777777" w:rsidR="008C3A7B" w:rsidRDefault="008C3A7B" w:rsidP="008C3A7B">
      <w:pPr>
        <w:pStyle w:val="a5"/>
        <w:widowControl/>
        <w:numPr>
          <w:ilvl w:val="0"/>
          <w:numId w:val="22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界面要素说明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8E573D" w14:paraId="7A3D3A5B" w14:textId="77777777" w:rsidTr="008E573D">
        <w:tc>
          <w:tcPr>
            <w:tcW w:w="1350" w:type="dxa"/>
          </w:tcPr>
          <w:p w14:paraId="308DF288" w14:textId="77777777" w:rsidR="008E573D" w:rsidRPr="00B039A1" w:rsidRDefault="008E573D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350" w:type="dxa"/>
          </w:tcPr>
          <w:p w14:paraId="509E179C" w14:textId="77777777" w:rsidR="008E573D" w:rsidRPr="00B039A1" w:rsidRDefault="008E573D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350" w:type="dxa"/>
          </w:tcPr>
          <w:p w14:paraId="5BFC8B18" w14:textId="77777777" w:rsidR="008E573D" w:rsidRPr="00B039A1" w:rsidRDefault="008E573D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350" w:type="dxa"/>
          </w:tcPr>
          <w:p w14:paraId="0271063E" w14:textId="77777777" w:rsidR="008E573D" w:rsidRPr="00B039A1" w:rsidRDefault="008E573D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351" w:type="dxa"/>
          </w:tcPr>
          <w:p w14:paraId="450928ED" w14:textId="77777777" w:rsidR="008E573D" w:rsidRPr="00B039A1" w:rsidRDefault="008E573D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351" w:type="dxa"/>
          </w:tcPr>
          <w:p w14:paraId="0B73F2FB" w14:textId="77777777" w:rsidR="008E573D" w:rsidRPr="00B039A1" w:rsidRDefault="008E573D" w:rsidP="008E573D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8E573D" w14:paraId="101DF665" w14:textId="77777777" w:rsidTr="008E573D">
        <w:tc>
          <w:tcPr>
            <w:tcW w:w="1350" w:type="dxa"/>
          </w:tcPr>
          <w:p w14:paraId="19F4B796" w14:textId="77777777" w:rsidR="008E573D" w:rsidRPr="004D16D4" w:rsidRDefault="008E573D" w:rsidP="008E573D">
            <w:pPr>
              <w:rPr>
                <w:color w:val="FF0000"/>
              </w:rPr>
            </w:pPr>
            <w:r w:rsidRPr="004D16D4">
              <w:rPr>
                <w:rFonts w:hint="eastAsia"/>
                <w:color w:val="FF0000"/>
              </w:rPr>
              <w:t>订单编号</w:t>
            </w:r>
          </w:p>
        </w:tc>
        <w:tc>
          <w:tcPr>
            <w:tcW w:w="1350" w:type="dxa"/>
          </w:tcPr>
          <w:p w14:paraId="5C33B927" w14:textId="77777777" w:rsidR="008E573D" w:rsidRDefault="008E573D" w:rsidP="008E573D">
            <w:r>
              <w:t>字符串</w:t>
            </w:r>
          </w:p>
        </w:tc>
        <w:tc>
          <w:tcPr>
            <w:tcW w:w="1350" w:type="dxa"/>
          </w:tcPr>
          <w:p w14:paraId="4752E7D5" w14:textId="77777777" w:rsidR="008E573D" w:rsidRDefault="008E573D" w:rsidP="008E573D"/>
        </w:tc>
        <w:tc>
          <w:tcPr>
            <w:tcW w:w="1350" w:type="dxa"/>
          </w:tcPr>
          <w:p w14:paraId="5294A7FA" w14:textId="77777777" w:rsidR="008E573D" w:rsidRDefault="008E573D" w:rsidP="008E573D"/>
        </w:tc>
        <w:tc>
          <w:tcPr>
            <w:tcW w:w="1351" w:type="dxa"/>
          </w:tcPr>
          <w:p w14:paraId="2BFCF43E" w14:textId="77777777" w:rsidR="008E573D" w:rsidRDefault="008E573D" w:rsidP="008E573D"/>
        </w:tc>
        <w:tc>
          <w:tcPr>
            <w:tcW w:w="1351" w:type="dxa"/>
          </w:tcPr>
          <w:p w14:paraId="2232C0DF" w14:textId="77777777" w:rsidR="008E573D" w:rsidRDefault="008E573D" w:rsidP="008E573D">
            <w:r>
              <w:t>只读显示</w:t>
            </w:r>
          </w:p>
        </w:tc>
      </w:tr>
      <w:tr w:rsidR="008E573D" w14:paraId="30147B22" w14:textId="77777777" w:rsidTr="008E573D">
        <w:tc>
          <w:tcPr>
            <w:tcW w:w="1350" w:type="dxa"/>
          </w:tcPr>
          <w:p w14:paraId="688229D3" w14:textId="77777777" w:rsidR="008E573D" w:rsidRPr="004D16D4" w:rsidRDefault="008E573D" w:rsidP="008E573D">
            <w:pPr>
              <w:rPr>
                <w:color w:val="FF0000"/>
              </w:rPr>
            </w:pPr>
            <w:r w:rsidRPr="004D16D4">
              <w:rPr>
                <w:rFonts w:hint="eastAsia"/>
                <w:color w:val="FF0000"/>
              </w:rPr>
              <w:t>订货日期</w:t>
            </w:r>
          </w:p>
        </w:tc>
        <w:tc>
          <w:tcPr>
            <w:tcW w:w="1350" w:type="dxa"/>
          </w:tcPr>
          <w:p w14:paraId="648B7923" w14:textId="77777777" w:rsidR="008E573D" w:rsidRDefault="008E573D" w:rsidP="008E573D">
            <w:r>
              <w:t>日期</w:t>
            </w:r>
          </w:p>
        </w:tc>
        <w:tc>
          <w:tcPr>
            <w:tcW w:w="1350" w:type="dxa"/>
          </w:tcPr>
          <w:p w14:paraId="55B32CB9" w14:textId="77777777" w:rsidR="008E573D" w:rsidRDefault="008E573D" w:rsidP="008E573D"/>
        </w:tc>
        <w:tc>
          <w:tcPr>
            <w:tcW w:w="1350" w:type="dxa"/>
          </w:tcPr>
          <w:p w14:paraId="55C79C75" w14:textId="77777777" w:rsidR="008E573D" w:rsidRDefault="008E573D" w:rsidP="008E573D"/>
        </w:tc>
        <w:tc>
          <w:tcPr>
            <w:tcW w:w="1351" w:type="dxa"/>
          </w:tcPr>
          <w:p w14:paraId="65CA19E1" w14:textId="77777777" w:rsidR="008E573D" w:rsidRDefault="008E573D" w:rsidP="008E573D"/>
        </w:tc>
        <w:tc>
          <w:tcPr>
            <w:tcW w:w="1351" w:type="dxa"/>
          </w:tcPr>
          <w:p w14:paraId="154FC3BA" w14:textId="77777777" w:rsidR="008E573D" w:rsidRDefault="008E573D" w:rsidP="008E573D">
            <w:r>
              <w:rPr>
                <w:rFonts w:hint="eastAsia"/>
              </w:rPr>
              <w:t>只读</w:t>
            </w:r>
            <w:r>
              <w:t>显示</w:t>
            </w:r>
          </w:p>
        </w:tc>
      </w:tr>
      <w:tr w:rsidR="008E573D" w14:paraId="644C96EE" w14:textId="77777777" w:rsidTr="008E573D">
        <w:tc>
          <w:tcPr>
            <w:tcW w:w="1350" w:type="dxa"/>
          </w:tcPr>
          <w:p w14:paraId="1CC4828C" w14:textId="77777777" w:rsidR="008E573D" w:rsidRDefault="008E573D" w:rsidP="008E573D">
            <w:r>
              <w:rPr>
                <w:rFonts w:hint="eastAsia"/>
              </w:rPr>
              <w:t>经销商编号</w:t>
            </w:r>
          </w:p>
        </w:tc>
        <w:tc>
          <w:tcPr>
            <w:tcW w:w="1350" w:type="dxa"/>
          </w:tcPr>
          <w:p w14:paraId="39D0FB5E" w14:textId="77777777" w:rsidR="008E573D" w:rsidRDefault="008E573D" w:rsidP="008E573D"/>
        </w:tc>
        <w:tc>
          <w:tcPr>
            <w:tcW w:w="1350" w:type="dxa"/>
          </w:tcPr>
          <w:p w14:paraId="21481C11" w14:textId="77777777" w:rsidR="008E573D" w:rsidRDefault="008E573D" w:rsidP="008E573D"/>
        </w:tc>
        <w:tc>
          <w:tcPr>
            <w:tcW w:w="1350" w:type="dxa"/>
          </w:tcPr>
          <w:p w14:paraId="666986A0" w14:textId="77777777" w:rsidR="008E573D" w:rsidRDefault="008E573D" w:rsidP="008E573D"/>
        </w:tc>
        <w:tc>
          <w:tcPr>
            <w:tcW w:w="1351" w:type="dxa"/>
          </w:tcPr>
          <w:p w14:paraId="795E88C8" w14:textId="77777777" w:rsidR="008E573D" w:rsidRDefault="008E573D" w:rsidP="008E573D"/>
        </w:tc>
        <w:tc>
          <w:tcPr>
            <w:tcW w:w="1351" w:type="dxa"/>
          </w:tcPr>
          <w:p w14:paraId="3AB246A2" w14:textId="77777777" w:rsidR="008E573D" w:rsidRDefault="008E573D" w:rsidP="008E573D">
            <w:r>
              <w:t>只读显示</w:t>
            </w:r>
          </w:p>
        </w:tc>
      </w:tr>
      <w:tr w:rsidR="008E573D" w14:paraId="14C6184E" w14:textId="77777777" w:rsidTr="008E573D">
        <w:tc>
          <w:tcPr>
            <w:tcW w:w="1350" w:type="dxa"/>
          </w:tcPr>
          <w:p w14:paraId="69471FBF" w14:textId="77777777" w:rsidR="008E573D" w:rsidRDefault="008E573D" w:rsidP="008E573D">
            <w:r>
              <w:rPr>
                <w:rFonts w:hint="eastAsia"/>
              </w:rPr>
              <w:t>经销商姓名</w:t>
            </w:r>
          </w:p>
        </w:tc>
        <w:tc>
          <w:tcPr>
            <w:tcW w:w="1350" w:type="dxa"/>
          </w:tcPr>
          <w:p w14:paraId="6899C2D1" w14:textId="77777777" w:rsidR="008E573D" w:rsidRDefault="008E573D" w:rsidP="008E573D"/>
        </w:tc>
        <w:tc>
          <w:tcPr>
            <w:tcW w:w="1350" w:type="dxa"/>
          </w:tcPr>
          <w:p w14:paraId="6DD3C35C" w14:textId="77777777" w:rsidR="008E573D" w:rsidRDefault="008E573D" w:rsidP="008E573D"/>
        </w:tc>
        <w:tc>
          <w:tcPr>
            <w:tcW w:w="1350" w:type="dxa"/>
          </w:tcPr>
          <w:p w14:paraId="6FFA8ECA" w14:textId="77777777" w:rsidR="008E573D" w:rsidRDefault="008E573D" w:rsidP="008E573D"/>
        </w:tc>
        <w:tc>
          <w:tcPr>
            <w:tcW w:w="1351" w:type="dxa"/>
          </w:tcPr>
          <w:p w14:paraId="7A44CAA6" w14:textId="77777777" w:rsidR="008E573D" w:rsidRDefault="008E573D" w:rsidP="008E573D"/>
        </w:tc>
        <w:tc>
          <w:tcPr>
            <w:tcW w:w="1351" w:type="dxa"/>
          </w:tcPr>
          <w:p w14:paraId="3C1F3878" w14:textId="77777777" w:rsidR="008E573D" w:rsidRDefault="008E573D" w:rsidP="008E573D">
            <w:r>
              <w:t>只读显示</w:t>
            </w:r>
          </w:p>
        </w:tc>
      </w:tr>
      <w:tr w:rsidR="008E573D" w14:paraId="0572AC46" w14:textId="77777777" w:rsidTr="008E573D">
        <w:tc>
          <w:tcPr>
            <w:tcW w:w="1350" w:type="dxa"/>
          </w:tcPr>
          <w:p w14:paraId="0E9F3178" w14:textId="77777777" w:rsidR="008E573D" w:rsidRDefault="008E573D" w:rsidP="008E573D">
            <w:r>
              <w:rPr>
                <w:rFonts w:hint="eastAsia"/>
              </w:rPr>
              <w:t>商品</w:t>
            </w:r>
            <w:r>
              <w:t>名称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规格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计量单位</w:t>
            </w:r>
          </w:p>
        </w:tc>
        <w:tc>
          <w:tcPr>
            <w:tcW w:w="1350" w:type="dxa"/>
          </w:tcPr>
          <w:p w14:paraId="0C3986DD" w14:textId="77777777" w:rsidR="008E573D" w:rsidRDefault="008E573D" w:rsidP="008E573D"/>
        </w:tc>
        <w:tc>
          <w:tcPr>
            <w:tcW w:w="1350" w:type="dxa"/>
          </w:tcPr>
          <w:p w14:paraId="15F77D97" w14:textId="77777777" w:rsidR="008E573D" w:rsidRDefault="008E573D" w:rsidP="008E573D"/>
        </w:tc>
        <w:tc>
          <w:tcPr>
            <w:tcW w:w="1350" w:type="dxa"/>
          </w:tcPr>
          <w:p w14:paraId="5299D143" w14:textId="77777777" w:rsidR="008E573D" w:rsidRDefault="008E573D" w:rsidP="008E573D"/>
        </w:tc>
        <w:tc>
          <w:tcPr>
            <w:tcW w:w="1351" w:type="dxa"/>
          </w:tcPr>
          <w:p w14:paraId="71FDD526" w14:textId="77777777" w:rsidR="008E573D" w:rsidRDefault="008E573D" w:rsidP="008E573D"/>
        </w:tc>
        <w:tc>
          <w:tcPr>
            <w:tcW w:w="1351" w:type="dxa"/>
          </w:tcPr>
          <w:p w14:paraId="31E6FC88" w14:textId="77777777" w:rsidR="008E573D" w:rsidRDefault="008E573D" w:rsidP="008E573D">
            <w:r>
              <w:t>只读</w:t>
            </w:r>
          </w:p>
        </w:tc>
      </w:tr>
      <w:tr w:rsidR="008E573D" w14:paraId="604BCA41" w14:textId="77777777" w:rsidTr="008E573D">
        <w:tc>
          <w:tcPr>
            <w:tcW w:w="1350" w:type="dxa"/>
          </w:tcPr>
          <w:p w14:paraId="1B47BC1E" w14:textId="77777777" w:rsidR="008E573D" w:rsidRDefault="008E573D" w:rsidP="008E573D">
            <w:r>
              <w:t>数量</w:t>
            </w:r>
          </w:p>
        </w:tc>
        <w:tc>
          <w:tcPr>
            <w:tcW w:w="1350" w:type="dxa"/>
          </w:tcPr>
          <w:p w14:paraId="2A0897B4" w14:textId="77777777" w:rsidR="008E573D" w:rsidRDefault="008E573D" w:rsidP="008E573D"/>
        </w:tc>
        <w:tc>
          <w:tcPr>
            <w:tcW w:w="1350" w:type="dxa"/>
          </w:tcPr>
          <w:p w14:paraId="26B08ED6" w14:textId="77777777" w:rsidR="008E573D" w:rsidRDefault="008E573D" w:rsidP="008E573D"/>
        </w:tc>
        <w:tc>
          <w:tcPr>
            <w:tcW w:w="1350" w:type="dxa"/>
          </w:tcPr>
          <w:p w14:paraId="5E64754B" w14:textId="77777777" w:rsidR="008E573D" w:rsidRDefault="008E573D" w:rsidP="008E573D"/>
        </w:tc>
        <w:tc>
          <w:tcPr>
            <w:tcW w:w="1351" w:type="dxa"/>
          </w:tcPr>
          <w:p w14:paraId="4EF49802" w14:textId="77777777" w:rsidR="008E573D" w:rsidRDefault="008E573D" w:rsidP="008E573D"/>
        </w:tc>
        <w:tc>
          <w:tcPr>
            <w:tcW w:w="1351" w:type="dxa"/>
          </w:tcPr>
          <w:p w14:paraId="187875CC" w14:textId="77777777" w:rsidR="008E573D" w:rsidRDefault="008E573D" w:rsidP="008E573D">
            <w:r>
              <w:t>显示</w:t>
            </w:r>
          </w:p>
        </w:tc>
      </w:tr>
      <w:tr w:rsidR="008E573D" w14:paraId="516FDAF1" w14:textId="77777777" w:rsidTr="008E573D">
        <w:tc>
          <w:tcPr>
            <w:tcW w:w="1350" w:type="dxa"/>
          </w:tcPr>
          <w:p w14:paraId="569B13D3" w14:textId="77777777" w:rsidR="008E573D" w:rsidRDefault="008E573D" w:rsidP="008E573D">
            <w:r>
              <w:rPr>
                <w:rFonts w:hint="eastAsia"/>
              </w:rPr>
              <w:t>金额</w:t>
            </w:r>
          </w:p>
        </w:tc>
        <w:tc>
          <w:tcPr>
            <w:tcW w:w="1350" w:type="dxa"/>
          </w:tcPr>
          <w:p w14:paraId="16547B4B" w14:textId="77777777" w:rsidR="008E573D" w:rsidRDefault="008E573D" w:rsidP="008E573D"/>
        </w:tc>
        <w:tc>
          <w:tcPr>
            <w:tcW w:w="1350" w:type="dxa"/>
          </w:tcPr>
          <w:p w14:paraId="420AA677" w14:textId="77777777" w:rsidR="008E573D" w:rsidRDefault="008E573D" w:rsidP="008E573D"/>
        </w:tc>
        <w:tc>
          <w:tcPr>
            <w:tcW w:w="1350" w:type="dxa"/>
          </w:tcPr>
          <w:p w14:paraId="2DA1023E" w14:textId="77777777" w:rsidR="008E573D" w:rsidRDefault="008E573D" w:rsidP="008E573D"/>
        </w:tc>
        <w:tc>
          <w:tcPr>
            <w:tcW w:w="1351" w:type="dxa"/>
          </w:tcPr>
          <w:p w14:paraId="14DFC44A" w14:textId="77777777" w:rsidR="008E573D" w:rsidRDefault="008E573D" w:rsidP="008E573D"/>
        </w:tc>
        <w:tc>
          <w:tcPr>
            <w:tcW w:w="1351" w:type="dxa"/>
          </w:tcPr>
          <w:p w14:paraId="677A1476" w14:textId="77777777" w:rsidR="008E573D" w:rsidRDefault="008E573D" w:rsidP="008E573D">
            <w:r>
              <w:t>显示</w:t>
            </w:r>
          </w:p>
        </w:tc>
      </w:tr>
      <w:tr w:rsidR="008E573D" w14:paraId="0A4C14D0" w14:textId="77777777" w:rsidTr="008E573D">
        <w:tc>
          <w:tcPr>
            <w:tcW w:w="1350" w:type="dxa"/>
          </w:tcPr>
          <w:p w14:paraId="4B2F34DA" w14:textId="77777777" w:rsidR="008E573D" w:rsidRDefault="008E573D" w:rsidP="008E573D">
            <w:r>
              <w:rPr>
                <w:rFonts w:hint="eastAsia"/>
              </w:rPr>
              <w:t>状态</w:t>
            </w:r>
          </w:p>
        </w:tc>
        <w:tc>
          <w:tcPr>
            <w:tcW w:w="1350" w:type="dxa"/>
          </w:tcPr>
          <w:p w14:paraId="6D0B7F36" w14:textId="2F9D7D50" w:rsidR="008E573D" w:rsidRDefault="008E573D" w:rsidP="008E573D">
            <w:r>
              <w:t>未发货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已发货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已收货确认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退货中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已退货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已关闭</w:t>
            </w:r>
            <w:ins w:id="236" w:author="andrew" w:date="2020-01-07T19:32:00Z">
              <w:r w:rsidR="00205592">
                <w:rPr>
                  <w:rFonts w:hint="eastAsia"/>
                </w:rPr>
                <w:t>/</w:t>
              </w:r>
              <w:r w:rsidR="00205592">
                <w:rPr>
                  <w:rFonts w:hint="eastAsia"/>
                </w:rPr>
                <w:t>已退款确</w:t>
              </w:r>
              <w:r w:rsidR="00205592">
                <w:rPr>
                  <w:rFonts w:hint="eastAsia"/>
                </w:rPr>
                <w:lastRenderedPageBreak/>
                <w:t>认</w:t>
              </w:r>
            </w:ins>
          </w:p>
        </w:tc>
        <w:tc>
          <w:tcPr>
            <w:tcW w:w="1350" w:type="dxa"/>
          </w:tcPr>
          <w:p w14:paraId="6D1C29A9" w14:textId="77777777" w:rsidR="008E573D" w:rsidRDefault="008E573D" w:rsidP="008E573D"/>
        </w:tc>
        <w:tc>
          <w:tcPr>
            <w:tcW w:w="1350" w:type="dxa"/>
          </w:tcPr>
          <w:p w14:paraId="6C7719B9" w14:textId="77777777" w:rsidR="008E573D" w:rsidRDefault="008E573D" w:rsidP="008E573D"/>
        </w:tc>
        <w:tc>
          <w:tcPr>
            <w:tcW w:w="1351" w:type="dxa"/>
          </w:tcPr>
          <w:p w14:paraId="3022CC9D" w14:textId="77777777" w:rsidR="008E573D" w:rsidRDefault="008E573D" w:rsidP="008E573D"/>
        </w:tc>
        <w:tc>
          <w:tcPr>
            <w:tcW w:w="1351" w:type="dxa"/>
          </w:tcPr>
          <w:p w14:paraId="421066FF" w14:textId="77777777" w:rsidR="008E573D" w:rsidRDefault="008E573D" w:rsidP="008E573D"/>
        </w:tc>
      </w:tr>
    </w:tbl>
    <w:p w14:paraId="23C730AD" w14:textId="77777777" w:rsidR="008E573D" w:rsidRDefault="008E573D" w:rsidP="008E573D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14:paraId="2BA330C5" w14:textId="77777777" w:rsidR="008C3A7B" w:rsidRDefault="008C3A7B" w:rsidP="008C3A7B">
      <w:pPr>
        <w:pStyle w:val="a5"/>
        <w:widowControl/>
        <w:numPr>
          <w:ilvl w:val="0"/>
          <w:numId w:val="22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操作说明</w:t>
      </w:r>
    </w:p>
    <w:p w14:paraId="2E92B9D4" w14:textId="77777777" w:rsidR="00ED4676" w:rsidRDefault="00ED4676" w:rsidP="00ED4676">
      <w:pPr>
        <w:pStyle w:val="a5"/>
        <w:widowControl/>
        <w:numPr>
          <w:ilvl w:val="0"/>
          <w:numId w:val="27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进入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：显示所有订单(一页)，也可以切换查看其它状态的订单。均显示的是等待自己处理的订单或自己处理过的订单。</w:t>
      </w:r>
      <w:r w:rsidRPr="00ED4676">
        <w:rPr>
          <w:rFonts w:ascii="宋体" w:eastAsia="宋体" w:hAnsi="宋体" w:cs="宋体" w:hint="eastAsia"/>
          <w:noProof/>
          <w:kern w:val="0"/>
          <w:sz w:val="24"/>
          <w:szCs w:val="24"/>
        </w:rPr>
        <w:t>往上滚屏可以自动带出剩下的订单。</w:t>
      </w:r>
      <w:r w:rsidR="00806879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对于每个订单项，根据订单状态显示相应的操作按钮：未发货状态：发货；退货中：退货确认。其它状态无操作按钮。</w:t>
      </w:r>
    </w:p>
    <w:p w14:paraId="4DEFBFB3" w14:textId="77777777" w:rsidR="00ED4676" w:rsidRDefault="00ED4676" w:rsidP="00ED4676">
      <w:pPr>
        <w:pStyle w:val="a5"/>
        <w:widowControl/>
        <w:numPr>
          <w:ilvl w:val="0"/>
          <w:numId w:val="27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查询</w:t>
      </w:r>
      <w:r w:rsidRPr="00ED4676">
        <w:rPr>
          <w:rFonts w:ascii="宋体" w:eastAsia="宋体" w:hAnsi="宋体" w:cs="宋体" w:hint="eastAsia"/>
          <w:noProof/>
          <w:kern w:val="0"/>
          <w:sz w:val="24"/>
          <w:szCs w:val="24"/>
        </w:rPr>
        <w:t>：根据输入的条件，查询相应日期范围的订单，也可以根据商品关键字查询。</w:t>
      </w:r>
    </w:p>
    <w:p w14:paraId="019A0D06" w14:textId="77777777" w:rsidR="00CD3AD7" w:rsidRDefault="00CD3AD7" w:rsidP="00ED4676">
      <w:pPr>
        <w:pStyle w:val="a5"/>
        <w:widowControl/>
        <w:numPr>
          <w:ilvl w:val="0"/>
          <w:numId w:val="27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点击查询结果列表中的订单项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：显示订单详情页面，</w:t>
      </w:r>
      <w:r w:rsidRPr="00CD3AD7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并根据订单状态在详情页面显示相应的操作按钮</w:t>
      </w:r>
      <w:r w:rsidR="00806879" w:rsidRPr="00806879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，具体见上面进入部分</w:t>
      </w:r>
      <w:r w:rsidR="00806879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的说明。</w:t>
      </w:r>
    </w:p>
    <w:p w14:paraId="0DF24E3D" w14:textId="1ED2303D" w:rsidR="008E573D" w:rsidRDefault="008E573D" w:rsidP="00ED4676">
      <w:pPr>
        <w:pStyle w:val="a5"/>
        <w:widowControl/>
        <w:numPr>
          <w:ilvl w:val="0"/>
          <w:numId w:val="27"/>
        </w:numPr>
        <w:ind w:firstLineChars="0"/>
        <w:jc w:val="left"/>
        <w:rPr>
          <w:ins w:id="237" w:author="andrew" w:date="2020-01-07T16:45:00Z"/>
          <w:rFonts w:ascii="宋体" w:eastAsia="宋体" w:hAnsi="宋体" w:cs="宋体"/>
          <w:noProof/>
          <w:kern w:val="0"/>
          <w:sz w:val="24"/>
          <w:szCs w:val="24"/>
        </w:rPr>
      </w:pP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发货</w:t>
      </w:r>
      <w:r w:rsidRPr="00ED4676">
        <w:rPr>
          <w:rFonts w:ascii="宋体" w:eastAsia="宋体" w:hAnsi="宋体" w:cs="宋体" w:hint="eastAsia"/>
          <w:noProof/>
          <w:kern w:val="0"/>
          <w:sz w:val="24"/>
          <w:szCs w:val="24"/>
        </w:rPr>
        <w:t>：对于未</w:t>
      </w:r>
      <w:r w:rsidR="001031E0" w:rsidRPr="00ED4676">
        <w:rPr>
          <w:rFonts w:ascii="宋体" w:eastAsia="宋体" w:hAnsi="宋体" w:cs="宋体" w:hint="eastAsia"/>
          <w:noProof/>
          <w:kern w:val="0"/>
          <w:sz w:val="24"/>
          <w:szCs w:val="24"/>
        </w:rPr>
        <w:t>发货状态的订单，可以进行发货操作，</w:t>
      </w:r>
      <w:r w:rsidR="001031E0" w:rsidRPr="00ED4676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发货时，要允许录入货运信息(运单</w:t>
      </w:r>
      <w:r w:rsidR="001031E0" w:rsidRPr="00ED4676">
        <w:rPr>
          <w:rFonts w:ascii="宋体" w:eastAsia="宋体" w:hAnsi="宋体" w:cs="宋体"/>
          <w:noProof/>
          <w:color w:val="FF0000"/>
          <w:kern w:val="0"/>
          <w:sz w:val="24"/>
          <w:szCs w:val="24"/>
        </w:rPr>
        <w:t>号</w:t>
      </w:r>
      <w:r w:rsidR="001031E0" w:rsidRPr="00ED4676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，</w:t>
      </w:r>
      <w:r w:rsidR="001031E0" w:rsidRPr="00ED4676">
        <w:rPr>
          <w:rFonts w:ascii="宋体" w:eastAsia="宋体" w:hAnsi="宋体" w:cs="宋体"/>
          <w:noProof/>
          <w:color w:val="FF0000"/>
          <w:kern w:val="0"/>
          <w:sz w:val="24"/>
          <w:szCs w:val="24"/>
        </w:rPr>
        <w:t>快递公司</w:t>
      </w:r>
      <w:r w:rsidR="001031E0" w:rsidRPr="00ED4676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等)</w:t>
      </w:r>
      <w:r w:rsidR="001031E0" w:rsidRPr="00ED4676">
        <w:rPr>
          <w:rFonts w:ascii="宋体" w:eastAsia="宋体" w:hAnsi="宋体" w:cs="宋体" w:hint="eastAsia"/>
          <w:noProof/>
          <w:kern w:val="0"/>
          <w:sz w:val="24"/>
          <w:szCs w:val="24"/>
        </w:rPr>
        <w:t>。发货后，当前经销商的库存减少相应数量。</w:t>
      </w:r>
    </w:p>
    <w:p w14:paraId="126A22A3" w14:textId="2F2AE418" w:rsidR="008B76C1" w:rsidRPr="008B76C1" w:rsidRDefault="00F00D46">
      <w:pPr>
        <w:widowControl/>
        <w:ind w:left="851"/>
        <w:jc w:val="left"/>
        <w:rPr>
          <w:rFonts w:ascii="宋体" w:eastAsia="宋体" w:hAnsi="宋体" w:cs="宋体"/>
          <w:noProof/>
          <w:kern w:val="0"/>
          <w:sz w:val="24"/>
          <w:szCs w:val="24"/>
          <w:rPrChange w:id="238" w:author="andrew" w:date="2020-01-07T19:04:00Z">
            <w:rPr>
              <w:noProof/>
            </w:rPr>
          </w:rPrChange>
        </w:rPr>
        <w:pPrChange w:id="239" w:author="andrew" w:date="2020-01-07T19:10:00Z">
          <w:pPr>
            <w:pStyle w:val="a5"/>
            <w:widowControl/>
            <w:numPr>
              <w:numId w:val="27"/>
            </w:numPr>
            <w:ind w:left="1211" w:firstLineChars="0" w:hanging="360"/>
            <w:jc w:val="left"/>
          </w:pPr>
        </w:pPrChange>
      </w:pPr>
      <w:bookmarkStart w:id="240" w:name="_Hlk29321100"/>
      <w:ins w:id="241" w:author="andrew" w:date="2020-01-07T16:45:00Z">
        <w:r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对于付款的订单，需要弹出窗口，显示付款方式、付款方账户信息</w:t>
        </w:r>
      </w:ins>
      <w:ins w:id="242" w:author="andrew" w:date="2020-01-07T16:46:00Z">
        <w:r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、收款方账户信息，付款金额(等于订单金额</w:t>
        </w:r>
        <w:r>
          <w:rPr>
            <w:rFonts w:ascii="宋体" w:eastAsia="宋体" w:hAnsi="宋体" w:cs="宋体"/>
            <w:noProof/>
            <w:kern w:val="0"/>
            <w:sz w:val="24"/>
            <w:szCs w:val="24"/>
          </w:rPr>
          <w:t>)</w:t>
        </w:r>
        <w:r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，确认收款和取消按钮。必须确认收款才能发货。</w:t>
        </w:r>
      </w:ins>
      <w:ins w:id="243" w:author="andrew" w:date="2020-01-07T19:05:00Z">
        <w:r w:rsidR="008B76C1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如果确认收款，则订货经销商在当前经销商的货款增加</w:t>
        </w:r>
      </w:ins>
      <w:ins w:id="244" w:author="andrew" w:date="2020-01-07T19:10:00Z">
        <w:r w:rsidR="00E15957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，同时被占用，可用余额为0。</w:t>
        </w:r>
      </w:ins>
    </w:p>
    <w:bookmarkEnd w:id="240"/>
    <w:p w14:paraId="23B03056" w14:textId="0DED4E57" w:rsidR="008E573D" w:rsidRPr="00ED4676" w:rsidRDefault="008E573D" w:rsidP="00ED4676">
      <w:pPr>
        <w:pStyle w:val="a5"/>
        <w:widowControl/>
        <w:numPr>
          <w:ilvl w:val="0"/>
          <w:numId w:val="27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退货确认</w:t>
      </w:r>
      <w:r w:rsidR="001031E0" w:rsidRPr="00ED4676">
        <w:rPr>
          <w:rFonts w:ascii="宋体" w:eastAsia="宋体" w:hAnsi="宋体" w:cs="宋体" w:hint="eastAsia"/>
          <w:noProof/>
          <w:kern w:val="0"/>
          <w:sz w:val="24"/>
          <w:szCs w:val="24"/>
        </w:rPr>
        <w:t>：对于退货中的订单，可以进行退货确认操作，</w:t>
      </w:r>
      <w:r w:rsidR="001031E0" w:rsidRPr="00ED4676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可以查看退货原因及退货货运信息</w:t>
      </w:r>
      <w:r w:rsidR="001031E0" w:rsidRPr="00ED4676">
        <w:rPr>
          <w:rFonts w:ascii="宋体" w:eastAsia="宋体" w:hAnsi="宋体" w:cs="宋体" w:hint="eastAsia"/>
          <w:noProof/>
          <w:kern w:val="0"/>
          <w:sz w:val="24"/>
          <w:szCs w:val="24"/>
        </w:rPr>
        <w:t>。退货后，当前经销商的库存增加相应数量。</w:t>
      </w:r>
      <w:ins w:id="245" w:author="andrew" w:date="2020-01-07T19:09:00Z">
        <w:r w:rsidR="00E15957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如果</w:t>
        </w:r>
      </w:ins>
      <w:bookmarkStart w:id="246" w:name="_Hlk29321162"/>
      <w:ins w:id="247" w:author="andrew" w:date="2020-01-07T19:10:00Z">
        <w:r w:rsidR="00E15957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订单没有付款，则</w:t>
        </w:r>
      </w:ins>
      <w:bookmarkEnd w:id="246"/>
      <w:r w:rsidR="001031E0" w:rsidRPr="00ED4676">
        <w:rPr>
          <w:rFonts w:ascii="宋体" w:eastAsia="宋体" w:hAnsi="宋体" w:cs="宋体" w:hint="eastAsia"/>
          <w:noProof/>
          <w:kern w:val="0"/>
          <w:sz w:val="24"/>
          <w:szCs w:val="24"/>
        </w:rPr>
        <w:t>订单经销商在当前经销商的</w:t>
      </w:r>
      <w:r w:rsidR="001031E0" w:rsidRPr="00ED4676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货款可用余额恢复</w:t>
      </w:r>
      <w:r w:rsidR="001031E0" w:rsidRPr="00ED4676">
        <w:rPr>
          <w:rFonts w:ascii="宋体" w:eastAsia="宋体" w:hAnsi="宋体" w:cs="宋体" w:hint="eastAsia"/>
          <w:noProof/>
          <w:kern w:val="0"/>
          <w:sz w:val="24"/>
          <w:szCs w:val="24"/>
        </w:rPr>
        <w:t>。</w:t>
      </w:r>
      <w:bookmarkStart w:id="248" w:name="_Hlk29321186"/>
      <w:ins w:id="249" w:author="andrew" w:date="2020-01-07T19:10:00Z">
        <w:r w:rsidR="00E15957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如果</w:t>
        </w:r>
      </w:ins>
      <w:ins w:id="250" w:author="andrew" w:date="2020-01-07T19:11:00Z">
        <w:r w:rsidR="00E15957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是在订单上付款，这在退货确认时，需要弹出窗口录入退款信息。包括</w:t>
        </w:r>
      </w:ins>
      <w:ins w:id="251" w:author="andrew" w:date="2020-01-07T19:38:00Z">
        <w:r w:rsidR="008103FA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是否退款</w:t>
        </w:r>
      </w:ins>
      <w:ins w:id="252" w:author="andrew" w:date="2020-01-07T19:39:00Z">
        <w:r w:rsidR="008103FA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（勾选）</w:t>
        </w:r>
      </w:ins>
      <w:ins w:id="253" w:author="andrew" w:date="2020-01-07T19:38:00Z">
        <w:r w:rsidR="008103FA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，收款方信息(使用订单的付款账户信息</w:t>
        </w:r>
      </w:ins>
      <w:ins w:id="254" w:author="andrew" w:date="2020-01-07T19:39:00Z">
        <w:r w:rsidR="008103FA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，只读</w:t>
        </w:r>
      </w:ins>
      <w:ins w:id="255" w:author="andrew" w:date="2020-01-07T19:38:00Z">
        <w:r w:rsidR="008103FA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)、付款方信息(使用订单的收款方账户信息</w:t>
        </w:r>
      </w:ins>
      <w:ins w:id="256" w:author="andrew" w:date="2020-01-07T19:39:00Z">
        <w:r w:rsidR="008103FA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，</w:t>
        </w:r>
      </w:ins>
      <w:ins w:id="257" w:author="andrew" w:date="2020-01-07T19:40:00Z">
        <w:r w:rsidR="008103FA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只读</w:t>
        </w:r>
      </w:ins>
      <w:ins w:id="258" w:author="andrew" w:date="2020-01-07T19:38:00Z">
        <w:r w:rsidR="008103FA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)</w:t>
        </w:r>
      </w:ins>
      <w:ins w:id="259" w:author="andrew" w:date="2020-01-07T19:39:00Z">
        <w:r w:rsidR="008103FA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，退款金额(订单金额</w:t>
        </w:r>
      </w:ins>
      <w:ins w:id="260" w:author="andrew" w:date="2020-01-07T19:40:00Z">
        <w:r w:rsidR="008103FA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，只读</w:t>
        </w:r>
      </w:ins>
      <w:ins w:id="261" w:author="andrew" w:date="2020-01-07T19:39:00Z">
        <w:r w:rsidR="008103FA">
          <w:rPr>
            <w:rFonts w:ascii="宋体" w:eastAsia="宋体" w:hAnsi="宋体" w:cs="宋体"/>
            <w:noProof/>
            <w:kern w:val="0"/>
            <w:sz w:val="24"/>
            <w:szCs w:val="24"/>
          </w:rPr>
          <w:t>)</w:t>
        </w:r>
        <w:r w:rsidR="008103FA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。</w:t>
        </w:r>
      </w:ins>
      <w:bookmarkEnd w:id="248"/>
    </w:p>
    <w:p w14:paraId="393B1EBC" w14:textId="77777777" w:rsidR="008E573D" w:rsidRDefault="008E573D" w:rsidP="008C3A7B">
      <w:pPr>
        <w:pStyle w:val="a5"/>
        <w:widowControl/>
        <w:numPr>
          <w:ilvl w:val="0"/>
          <w:numId w:val="22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14:paraId="2C16D911" w14:textId="77777777" w:rsidR="00CA2782" w:rsidRDefault="00CA2782" w:rsidP="00AE16C3">
      <w:pPr>
        <w:pStyle w:val="a5"/>
        <w:widowControl/>
        <w:numPr>
          <w:ilvl w:val="0"/>
          <w:numId w:val="1"/>
        </w:numPr>
        <w:ind w:left="552" w:hangingChars="230" w:hanging="552"/>
        <w:jc w:val="left"/>
        <w:outlineLvl w:val="0"/>
        <w:rPr>
          <w:rFonts w:ascii="宋体" w:eastAsia="宋体" w:hAnsi="宋体" w:cs="宋体"/>
          <w:noProof/>
          <w:kern w:val="0"/>
          <w:sz w:val="24"/>
          <w:szCs w:val="24"/>
        </w:rPr>
      </w:pPr>
      <w:bookmarkStart w:id="262" w:name="_Toc17301024"/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我收到的付款单</w:t>
      </w:r>
      <w:bookmarkEnd w:id="262"/>
    </w:p>
    <w:p w14:paraId="03923D57" w14:textId="77777777" w:rsidR="008C3A7B" w:rsidRDefault="008C3A7B" w:rsidP="008C3A7B">
      <w:pPr>
        <w:pStyle w:val="a5"/>
        <w:widowControl/>
        <w:numPr>
          <w:ilvl w:val="0"/>
          <w:numId w:val="23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界面截图</w:t>
      </w:r>
    </w:p>
    <w:p w14:paraId="1C47F61E" w14:textId="77777777" w:rsidR="00306FF6" w:rsidRPr="00306FF6" w:rsidRDefault="00306FF6" w:rsidP="00306FF6">
      <w:pPr>
        <w:widowControl/>
        <w:ind w:left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7000F7" wp14:editId="0AE1F7B9">
            <wp:extent cx="2952750" cy="4540344"/>
            <wp:effectExtent l="0" t="0" r="0" b="0"/>
            <wp:docPr id="10" name="图片 10" descr="C:\Users\andrew\AppData\Roaming\Tencent\Users\358399800\QQ\WinTemp\RichOle\]JPI3ANGU{7$}GSPKRNZH~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drew\AppData\Roaming\Tencent\Users\358399800\QQ\WinTemp\RichOle\]JPI3ANGU{7$}GSPKRNZH~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4540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9A9A1" w14:textId="77777777" w:rsidR="002C12FF" w:rsidRPr="0032568B" w:rsidRDefault="002C12FF" w:rsidP="002C12FF">
      <w:pPr>
        <w:widowControl/>
        <w:ind w:leftChars="405" w:left="85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0AD38F6" w14:textId="77777777" w:rsidR="008C3A7B" w:rsidRDefault="008C3A7B" w:rsidP="008C3A7B">
      <w:pPr>
        <w:pStyle w:val="a5"/>
        <w:widowControl/>
        <w:numPr>
          <w:ilvl w:val="0"/>
          <w:numId w:val="23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界面要素说明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1C6336" w14:paraId="5127513E" w14:textId="77777777" w:rsidTr="00D4445C">
        <w:tc>
          <w:tcPr>
            <w:tcW w:w="1350" w:type="dxa"/>
          </w:tcPr>
          <w:p w14:paraId="706F2D66" w14:textId="77777777" w:rsidR="001C6336" w:rsidRPr="00B039A1" w:rsidRDefault="001C6336" w:rsidP="00D4445C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350" w:type="dxa"/>
          </w:tcPr>
          <w:p w14:paraId="742DA1CE" w14:textId="77777777" w:rsidR="001C6336" w:rsidRPr="00B039A1" w:rsidRDefault="001C6336" w:rsidP="00D4445C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350" w:type="dxa"/>
          </w:tcPr>
          <w:p w14:paraId="15A55081" w14:textId="77777777" w:rsidR="001C6336" w:rsidRPr="00B039A1" w:rsidRDefault="001C6336" w:rsidP="00D4445C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350" w:type="dxa"/>
          </w:tcPr>
          <w:p w14:paraId="020E114D" w14:textId="77777777" w:rsidR="001C6336" w:rsidRPr="00B039A1" w:rsidRDefault="001C6336" w:rsidP="00D4445C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351" w:type="dxa"/>
          </w:tcPr>
          <w:p w14:paraId="70BA5F6E" w14:textId="77777777" w:rsidR="001C6336" w:rsidRPr="00B039A1" w:rsidRDefault="001C6336" w:rsidP="00D4445C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351" w:type="dxa"/>
          </w:tcPr>
          <w:p w14:paraId="38EC0277" w14:textId="77777777" w:rsidR="001C6336" w:rsidRPr="00B039A1" w:rsidRDefault="001C6336" w:rsidP="00D4445C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1C6336" w14:paraId="5FC063B4" w14:textId="77777777" w:rsidTr="00D4445C">
        <w:tc>
          <w:tcPr>
            <w:tcW w:w="1350" w:type="dxa"/>
          </w:tcPr>
          <w:p w14:paraId="6C649256" w14:textId="77777777" w:rsidR="001C6336" w:rsidRPr="004D16D4" w:rsidRDefault="001C6336" w:rsidP="00D4445C">
            <w:pPr>
              <w:rPr>
                <w:color w:val="FF0000"/>
              </w:rPr>
            </w:pPr>
            <w:r w:rsidRPr="00261946">
              <w:rPr>
                <w:rFonts w:hint="eastAsia"/>
              </w:rPr>
              <w:t>付款日期</w:t>
            </w:r>
          </w:p>
        </w:tc>
        <w:tc>
          <w:tcPr>
            <w:tcW w:w="1350" w:type="dxa"/>
          </w:tcPr>
          <w:p w14:paraId="694ECCC6" w14:textId="77777777" w:rsidR="001C6336" w:rsidRDefault="001C6336" w:rsidP="00D4445C">
            <w:r>
              <w:t>日期</w:t>
            </w:r>
          </w:p>
        </w:tc>
        <w:tc>
          <w:tcPr>
            <w:tcW w:w="1350" w:type="dxa"/>
          </w:tcPr>
          <w:p w14:paraId="0F12B88D" w14:textId="77777777" w:rsidR="001C6336" w:rsidRDefault="001C6336" w:rsidP="00D4445C"/>
        </w:tc>
        <w:tc>
          <w:tcPr>
            <w:tcW w:w="1350" w:type="dxa"/>
          </w:tcPr>
          <w:p w14:paraId="5C3EACEC" w14:textId="77777777" w:rsidR="001C6336" w:rsidRDefault="001C6336" w:rsidP="00D4445C"/>
        </w:tc>
        <w:tc>
          <w:tcPr>
            <w:tcW w:w="1351" w:type="dxa"/>
          </w:tcPr>
          <w:p w14:paraId="6B7CC04F" w14:textId="77777777" w:rsidR="001C6336" w:rsidRDefault="001C6336" w:rsidP="00D4445C"/>
        </w:tc>
        <w:tc>
          <w:tcPr>
            <w:tcW w:w="1351" w:type="dxa"/>
          </w:tcPr>
          <w:p w14:paraId="2BEA8A17" w14:textId="77777777" w:rsidR="001C6336" w:rsidRDefault="001C6336" w:rsidP="00D4445C">
            <w:r>
              <w:t>只读</w:t>
            </w:r>
          </w:p>
        </w:tc>
      </w:tr>
      <w:tr w:rsidR="001C6336" w14:paraId="2F153BD9" w14:textId="77777777" w:rsidTr="00D4445C">
        <w:tc>
          <w:tcPr>
            <w:tcW w:w="1350" w:type="dxa"/>
          </w:tcPr>
          <w:p w14:paraId="72BDD7F0" w14:textId="77777777" w:rsidR="001C6336" w:rsidRDefault="001C6336" w:rsidP="00D4445C">
            <w:r>
              <w:rPr>
                <w:rFonts w:hint="eastAsia"/>
              </w:rPr>
              <w:t>经销商编号</w:t>
            </w:r>
          </w:p>
        </w:tc>
        <w:tc>
          <w:tcPr>
            <w:tcW w:w="1350" w:type="dxa"/>
          </w:tcPr>
          <w:p w14:paraId="78121370" w14:textId="77777777" w:rsidR="001C6336" w:rsidRDefault="001C6336" w:rsidP="00D4445C">
            <w:r>
              <w:t>字符串</w:t>
            </w:r>
          </w:p>
        </w:tc>
        <w:tc>
          <w:tcPr>
            <w:tcW w:w="1350" w:type="dxa"/>
          </w:tcPr>
          <w:p w14:paraId="68809643" w14:textId="77777777" w:rsidR="001C6336" w:rsidRDefault="001C6336" w:rsidP="00D4445C"/>
        </w:tc>
        <w:tc>
          <w:tcPr>
            <w:tcW w:w="1350" w:type="dxa"/>
          </w:tcPr>
          <w:p w14:paraId="28117BCE" w14:textId="77777777" w:rsidR="001C6336" w:rsidRDefault="001C6336" w:rsidP="00D4445C"/>
        </w:tc>
        <w:tc>
          <w:tcPr>
            <w:tcW w:w="1351" w:type="dxa"/>
          </w:tcPr>
          <w:p w14:paraId="41C76427" w14:textId="77777777" w:rsidR="001C6336" w:rsidRDefault="001C6336" w:rsidP="00D4445C"/>
        </w:tc>
        <w:tc>
          <w:tcPr>
            <w:tcW w:w="1351" w:type="dxa"/>
          </w:tcPr>
          <w:p w14:paraId="195A0F9A" w14:textId="77777777" w:rsidR="001C6336" w:rsidRDefault="001C6336" w:rsidP="00D4445C">
            <w:r>
              <w:rPr>
                <w:rFonts w:hint="eastAsia"/>
              </w:rPr>
              <w:t>只读</w:t>
            </w:r>
          </w:p>
        </w:tc>
      </w:tr>
      <w:tr w:rsidR="001C6336" w14:paraId="57DF21CE" w14:textId="77777777" w:rsidTr="00D4445C">
        <w:tc>
          <w:tcPr>
            <w:tcW w:w="1350" w:type="dxa"/>
          </w:tcPr>
          <w:p w14:paraId="5CA5B073" w14:textId="77777777" w:rsidR="001C6336" w:rsidRDefault="001C6336" w:rsidP="00D4445C">
            <w:r>
              <w:rPr>
                <w:rFonts w:hint="eastAsia"/>
              </w:rPr>
              <w:t>经销商姓名</w:t>
            </w:r>
          </w:p>
        </w:tc>
        <w:tc>
          <w:tcPr>
            <w:tcW w:w="1350" w:type="dxa"/>
          </w:tcPr>
          <w:p w14:paraId="5B6F0398" w14:textId="77777777" w:rsidR="001C6336" w:rsidRDefault="001C6336" w:rsidP="00D4445C">
            <w:r>
              <w:t>字符串</w:t>
            </w:r>
          </w:p>
        </w:tc>
        <w:tc>
          <w:tcPr>
            <w:tcW w:w="1350" w:type="dxa"/>
          </w:tcPr>
          <w:p w14:paraId="4CE9B390" w14:textId="77777777" w:rsidR="001C6336" w:rsidRDefault="001C6336" w:rsidP="00D4445C"/>
        </w:tc>
        <w:tc>
          <w:tcPr>
            <w:tcW w:w="1350" w:type="dxa"/>
          </w:tcPr>
          <w:p w14:paraId="3C9A70E2" w14:textId="77777777" w:rsidR="001C6336" w:rsidRDefault="001C6336" w:rsidP="00D4445C"/>
        </w:tc>
        <w:tc>
          <w:tcPr>
            <w:tcW w:w="1351" w:type="dxa"/>
          </w:tcPr>
          <w:p w14:paraId="0BE95237" w14:textId="77777777" w:rsidR="001C6336" w:rsidRDefault="001C6336" w:rsidP="00D4445C"/>
        </w:tc>
        <w:tc>
          <w:tcPr>
            <w:tcW w:w="1351" w:type="dxa"/>
          </w:tcPr>
          <w:p w14:paraId="1103BFBB" w14:textId="77777777" w:rsidR="001C6336" w:rsidRDefault="001C6336" w:rsidP="00D4445C">
            <w:r>
              <w:rPr>
                <w:rFonts w:hint="eastAsia"/>
              </w:rPr>
              <w:t>只读</w:t>
            </w:r>
          </w:p>
        </w:tc>
      </w:tr>
      <w:tr w:rsidR="001C6336" w14:paraId="0AEA8B7C" w14:textId="77777777" w:rsidTr="00D4445C">
        <w:tc>
          <w:tcPr>
            <w:tcW w:w="1350" w:type="dxa"/>
          </w:tcPr>
          <w:p w14:paraId="2620B082" w14:textId="77777777" w:rsidR="001C6336" w:rsidRDefault="001C6336" w:rsidP="00D4445C">
            <w:r>
              <w:rPr>
                <w:rFonts w:hint="eastAsia"/>
              </w:rPr>
              <w:t>款项性质</w:t>
            </w:r>
          </w:p>
        </w:tc>
        <w:tc>
          <w:tcPr>
            <w:tcW w:w="1350" w:type="dxa"/>
          </w:tcPr>
          <w:p w14:paraId="4F202871" w14:textId="77777777" w:rsidR="001C6336" w:rsidRDefault="001C6336" w:rsidP="00D4445C">
            <w:r>
              <w:t>货款</w:t>
            </w:r>
            <w:r w:rsidR="00A5140B">
              <w:rPr>
                <w:rFonts w:hint="eastAsia"/>
              </w:rPr>
              <w:t>/</w:t>
            </w:r>
            <w:r w:rsidR="00A5140B">
              <w:rPr>
                <w:rFonts w:hint="eastAsia"/>
              </w:rPr>
              <w:t>保证金</w:t>
            </w:r>
            <w:r w:rsidR="00A5140B">
              <w:rPr>
                <w:rFonts w:hint="eastAsia"/>
              </w:rPr>
              <w:t>/</w:t>
            </w:r>
            <w:r w:rsidR="00A5140B">
              <w:rPr>
                <w:rFonts w:hint="eastAsia"/>
              </w:rPr>
              <w:t>代交保证金</w:t>
            </w:r>
          </w:p>
        </w:tc>
        <w:tc>
          <w:tcPr>
            <w:tcW w:w="1350" w:type="dxa"/>
          </w:tcPr>
          <w:p w14:paraId="1FBC6041" w14:textId="77777777" w:rsidR="001C6336" w:rsidRDefault="001C6336" w:rsidP="00D4445C"/>
        </w:tc>
        <w:tc>
          <w:tcPr>
            <w:tcW w:w="1350" w:type="dxa"/>
          </w:tcPr>
          <w:p w14:paraId="18C551FE" w14:textId="77777777" w:rsidR="001C6336" w:rsidRDefault="001C6336" w:rsidP="00D4445C"/>
        </w:tc>
        <w:tc>
          <w:tcPr>
            <w:tcW w:w="1351" w:type="dxa"/>
          </w:tcPr>
          <w:p w14:paraId="64E72F79" w14:textId="77777777" w:rsidR="001C6336" w:rsidRDefault="001C6336" w:rsidP="00D4445C"/>
        </w:tc>
        <w:tc>
          <w:tcPr>
            <w:tcW w:w="1351" w:type="dxa"/>
          </w:tcPr>
          <w:p w14:paraId="141529A0" w14:textId="77777777" w:rsidR="001C6336" w:rsidRDefault="001C6336" w:rsidP="001C6336">
            <w:r>
              <w:rPr>
                <w:rFonts w:hint="eastAsia"/>
              </w:rPr>
              <w:t>只读</w:t>
            </w:r>
          </w:p>
        </w:tc>
      </w:tr>
      <w:tr w:rsidR="001C6336" w14:paraId="3E9A8E58" w14:textId="77777777" w:rsidTr="00D4445C">
        <w:tc>
          <w:tcPr>
            <w:tcW w:w="1350" w:type="dxa"/>
          </w:tcPr>
          <w:p w14:paraId="62F5DBE7" w14:textId="77777777" w:rsidR="001C6336" w:rsidRDefault="001C6336" w:rsidP="00D4445C">
            <w:r>
              <w:rPr>
                <w:rFonts w:hint="eastAsia"/>
              </w:rPr>
              <w:t>付款</w:t>
            </w:r>
            <w:r>
              <w:t>方式</w:t>
            </w:r>
          </w:p>
        </w:tc>
        <w:tc>
          <w:tcPr>
            <w:tcW w:w="1350" w:type="dxa"/>
          </w:tcPr>
          <w:p w14:paraId="0D020E2E" w14:textId="77777777" w:rsidR="001C6336" w:rsidRDefault="001C6336" w:rsidP="00D4445C">
            <w:r>
              <w:t>现金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银行转账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支付宝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微信支付</w:t>
            </w:r>
          </w:p>
        </w:tc>
        <w:tc>
          <w:tcPr>
            <w:tcW w:w="1350" w:type="dxa"/>
          </w:tcPr>
          <w:p w14:paraId="22E6A559" w14:textId="77777777" w:rsidR="001C6336" w:rsidRDefault="001C6336" w:rsidP="00D4445C"/>
        </w:tc>
        <w:tc>
          <w:tcPr>
            <w:tcW w:w="1350" w:type="dxa"/>
          </w:tcPr>
          <w:p w14:paraId="05620860" w14:textId="77777777" w:rsidR="001C6336" w:rsidRDefault="001C6336" w:rsidP="00D4445C"/>
        </w:tc>
        <w:tc>
          <w:tcPr>
            <w:tcW w:w="1351" w:type="dxa"/>
          </w:tcPr>
          <w:p w14:paraId="1CE7F177" w14:textId="77777777" w:rsidR="001C6336" w:rsidRDefault="001C6336" w:rsidP="00D4445C"/>
        </w:tc>
        <w:tc>
          <w:tcPr>
            <w:tcW w:w="1351" w:type="dxa"/>
          </w:tcPr>
          <w:p w14:paraId="09272A9D" w14:textId="77777777" w:rsidR="001C6336" w:rsidRDefault="001C6336" w:rsidP="00D4445C">
            <w:r>
              <w:rPr>
                <w:rFonts w:hint="eastAsia"/>
              </w:rPr>
              <w:t>只读</w:t>
            </w:r>
          </w:p>
        </w:tc>
      </w:tr>
      <w:tr w:rsidR="001C6336" w14:paraId="2E1B94ED" w14:textId="77777777" w:rsidTr="00D4445C">
        <w:tc>
          <w:tcPr>
            <w:tcW w:w="1350" w:type="dxa"/>
          </w:tcPr>
          <w:p w14:paraId="4A53A07B" w14:textId="77777777" w:rsidR="001C6336" w:rsidRDefault="001C6336" w:rsidP="00D4445C">
            <w:r>
              <w:rPr>
                <w:rFonts w:hint="eastAsia"/>
              </w:rPr>
              <w:t>收款方账户信息</w:t>
            </w:r>
          </w:p>
        </w:tc>
        <w:tc>
          <w:tcPr>
            <w:tcW w:w="1350" w:type="dxa"/>
          </w:tcPr>
          <w:p w14:paraId="054078B6" w14:textId="77777777" w:rsidR="001C6336" w:rsidRDefault="001C6336" w:rsidP="00D4445C">
            <w:r>
              <w:t>字符串</w:t>
            </w:r>
          </w:p>
        </w:tc>
        <w:tc>
          <w:tcPr>
            <w:tcW w:w="1350" w:type="dxa"/>
          </w:tcPr>
          <w:p w14:paraId="1563926C" w14:textId="77777777" w:rsidR="001C6336" w:rsidRDefault="001C6336" w:rsidP="00D4445C"/>
        </w:tc>
        <w:tc>
          <w:tcPr>
            <w:tcW w:w="1350" w:type="dxa"/>
          </w:tcPr>
          <w:p w14:paraId="27F4E478" w14:textId="77777777" w:rsidR="001C6336" w:rsidRDefault="001C6336" w:rsidP="00D4445C"/>
        </w:tc>
        <w:tc>
          <w:tcPr>
            <w:tcW w:w="1351" w:type="dxa"/>
          </w:tcPr>
          <w:p w14:paraId="78EDA203" w14:textId="77777777" w:rsidR="001C6336" w:rsidRDefault="001C6336" w:rsidP="00D4445C"/>
        </w:tc>
        <w:tc>
          <w:tcPr>
            <w:tcW w:w="1351" w:type="dxa"/>
          </w:tcPr>
          <w:p w14:paraId="4F6D45CC" w14:textId="77777777" w:rsidR="001C6336" w:rsidRDefault="001C6336" w:rsidP="00D4445C">
            <w:r>
              <w:t>只读</w:t>
            </w:r>
          </w:p>
        </w:tc>
      </w:tr>
      <w:tr w:rsidR="001C6336" w14:paraId="5C7C48F9" w14:textId="77777777" w:rsidTr="00D4445C">
        <w:tc>
          <w:tcPr>
            <w:tcW w:w="1350" w:type="dxa"/>
          </w:tcPr>
          <w:p w14:paraId="732D1E90" w14:textId="77777777" w:rsidR="001C6336" w:rsidRDefault="001C6336" w:rsidP="00D4445C">
            <w:r>
              <w:rPr>
                <w:rFonts w:hint="eastAsia"/>
              </w:rPr>
              <w:t>付款方账户信息</w:t>
            </w:r>
          </w:p>
        </w:tc>
        <w:tc>
          <w:tcPr>
            <w:tcW w:w="1350" w:type="dxa"/>
          </w:tcPr>
          <w:p w14:paraId="24FA6BAE" w14:textId="77777777" w:rsidR="001C6336" w:rsidRDefault="001C6336" w:rsidP="00D4445C">
            <w:r>
              <w:t>字符串</w:t>
            </w:r>
          </w:p>
        </w:tc>
        <w:tc>
          <w:tcPr>
            <w:tcW w:w="1350" w:type="dxa"/>
          </w:tcPr>
          <w:p w14:paraId="3601C54F" w14:textId="77777777" w:rsidR="001C6336" w:rsidRDefault="001C6336" w:rsidP="00D4445C"/>
        </w:tc>
        <w:tc>
          <w:tcPr>
            <w:tcW w:w="1350" w:type="dxa"/>
          </w:tcPr>
          <w:p w14:paraId="7CFB2C08" w14:textId="77777777" w:rsidR="001C6336" w:rsidRDefault="001C6336" w:rsidP="00D4445C"/>
        </w:tc>
        <w:tc>
          <w:tcPr>
            <w:tcW w:w="1351" w:type="dxa"/>
          </w:tcPr>
          <w:p w14:paraId="4AD521EC" w14:textId="77777777" w:rsidR="001C6336" w:rsidRDefault="001C6336" w:rsidP="00D4445C"/>
        </w:tc>
        <w:tc>
          <w:tcPr>
            <w:tcW w:w="1351" w:type="dxa"/>
          </w:tcPr>
          <w:p w14:paraId="6D832DAD" w14:textId="77777777" w:rsidR="001C6336" w:rsidRDefault="001C6336" w:rsidP="00D4445C">
            <w:r>
              <w:t>只读</w:t>
            </w:r>
          </w:p>
        </w:tc>
      </w:tr>
      <w:tr w:rsidR="001C6336" w14:paraId="4ACCC7C8" w14:textId="77777777" w:rsidTr="00D4445C">
        <w:tc>
          <w:tcPr>
            <w:tcW w:w="1350" w:type="dxa"/>
          </w:tcPr>
          <w:p w14:paraId="27084D81" w14:textId="77777777" w:rsidR="001C6336" w:rsidRDefault="001C6336" w:rsidP="00D4445C">
            <w:r>
              <w:rPr>
                <w:rFonts w:hint="eastAsia"/>
              </w:rPr>
              <w:t>状态</w:t>
            </w:r>
          </w:p>
        </w:tc>
        <w:tc>
          <w:tcPr>
            <w:tcW w:w="1350" w:type="dxa"/>
          </w:tcPr>
          <w:p w14:paraId="04920790" w14:textId="77777777" w:rsidR="001C6336" w:rsidRDefault="001C6336" w:rsidP="00D4445C">
            <w:r>
              <w:t>未收款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已收款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已取消</w:t>
            </w:r>
          </w:p>
        </w:tc>
        <w:tc>
          <w:tcPr>
            <w:tcW w:w="1350" w:type="dxa"/>
          </w:tcPr>
          <w:p w14:paraId="7138CD8A" w14:textId="77777777" w:rsidR="001C6336" w:rsidRDefault="001C6336" w:rsidP="00D4445C"/>
        </w:tc>
        <w:tc>
          <w:tcPr>
            <w:tcW w:w="1350" w:type="dxa"/>
          </w:tcPr>
          <w:p w14:paraId="2B322A1C" w14:textId="77777777" w:rsidR="001C6336" w:rsidRDefault="001C6336" w:rsidP="00D4445C"/>
        </w:tc>
        <w:tc>
          <w:tcPr>
            <w:tcW w:w="1351" w:type="dxa"/>
          </w:tcPr>
          <w:p w14:paraId="3E863B21" w14:textId="77777777" w:rsidR="001C6336" w:rsidRDefault="001C6336" w:rsidP="00D4445C"/>
        </w:tc>
        <w:tc>
          <w:tcPr>
            <w:tcW w:w="1351" w:type="dxa"/>
          </w:tcPr>
          <w:p w14:paraId="3E973B5A" w14:textId="77777777" w:rsidR="001C6336" w:rsidRDefault="001C6336" w:rsidP="00D4445C">
            <w:r>
              <w:t>只读</w:t>
            </w:r>
          </w:p>
        </w:tc>
      </w:tr>
    </w:tbl>
    <w:p w14:paraId="2D192690" w14:textId="77777777" w:rsidR="001C6336" w:rsidRDefault="001C6336" w:rsidP="001C6336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14:paraId="38E93329" w14:textId="77777777" w:rsidR="008C3A7B" w:rsidRDefault="008C3A7B" w:rsidP="008C3A7B">
      <w:pPr>
        <w:pStyle w:val="a5"/>
        <w:widowControl/>
        <w:numPr>
          <w:ilvl w:val="0"/>
          <w:numId w:val="23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操作说明</w:t>
      </w:r>
    </w:p>
    <w:p w14:paraId="655C855B" w14:textId="77777777" w:rsidR="001C6336" w:rsidRDefault="001C6336" w:rsidP="001C6336">
      <w:pPr>
        <w:pStyle w:val="a5"/>
        <w:widowControl/>
        <w:numPr>
          <w:ilvl w:val="0"/>
          <w:numId w:val="28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进入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：显示所有付款单(一页)，也可以切换查看其它状态的付款单。均显示的是等待自己处理的付款单或自己处理过的付款单。</w:t>
      </w:r>
      <w:r w:rsidRPr="00ED4676">
        <w:rPr>
          <w:rFonts w:ascii="宋体" w:eastAsia="宋体" w:hAnsi="宋体" w:cs="宋体" w:hint="eastAsia"/>
          <w:noProof/>
          <w:kern w:val="0"/>
          <w:sz w:val="24"/>
          <w:szCs w:val="24"/>
        </w:rPr>
        <w:t>往上滚屏</w:t>
      </w:r>
      <w:r w:rsidRPr="00ED4676"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t>可以自动带出剩下的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付款</w:t>
      </w:r>
      <w:r w:rsidRPr="00ED4676">
        <w:rPr>
          <w:rFonts w:ascii="宋体" w:eastAsia="宋体" w:hAnsi="宋体" w:cs="宋体" w:hint="eastAsia"/>
          <w:noProof/>
          <w:kern w:val="0"/>
          <w:sz w:val="24"/>
          <w:szCs w:val="24"/>
        </w:rPr>
        <w:t>单。</w:t>
      </w:r>
      <w:r w:rsidR="00E314C7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对于每个付款单项，根据付款单状态显示相应的操作按钮：未收款状态：收款确认。其它状态无操作按钮。</w:t>
      </w:r>
    </w:p>
    <w:p w14:paraId="2974EF9E" w14:textId="77777777" w:rsidR="001C6336" w:rsidRPr="001C6336" w:rsidRDefault="001C6336" w:rsidP="001C6336">
      <w:pPr>
        <w:pStyle w:val="a5"/>
        <w:widowControl/>
        <w:numPr>
          <w:ilvl w:val="0"/>
          <w:numId w:val="28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查询</w:t>
      </w:r>
      <w:r w:rsidRPr="00ED4676">
        <w:rPr>
          <w:rFonts w:ascii="宋体" w:eastAsia="宋体" w:hAnsi="宋体" w:cs="宋体" w:hint="eastAsia"/>
          <w:noProof/>
          <w:kern w:val="0"/>
          <w:sz w:val="24"/>
          <w:szCs w:val="24"/>
        </w:rPr>
        <w:t>：根据输入的条件，查询相应日期范围的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付款</w:t>
      </w:r>
      <w:r w:rsidRPr="00ED4676">
        <w:rPr>
          <w:rFonts w:ascii="宋体" w:eastAsia="宋体" w:hAnsi="宋体" w:cs="宋体" w:hint="eastAsia"/>
          <w:noProof/>
          <w:kern w:val="0"/>
          <w:sz w:val="24"/>
          <w:szCs w:val="24"/>
        </w:rPr>
        <w:t>单。</w:t>
      </w:r>
    </w:p>
    <w:p w14:paraId="06194809" w14:textId="77777777" w:rsidR="001C6336" w:rsidRPr="001C6336" w:rsidRDefault="001C6336" w:rsidP="001C6336">
      <w:pPr>
        <w:pStyle w:val="a5"/>
        <w:widowControl/>
        <w:numPr>
          <w:ilvl w:val="0"/>
          <w:numId w:val="28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收款确认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：未收款状态的付款单可以收款确认，收款确认后，经销商在当前经销商的保证金或货款余额增加。</w:t>
      </w:r>
    </w:p>
    <w:p w14:paraId="12ED2743" w14:textId="77777777" w:rsidR="001C6336" w:rsidRPr="008C3A7B" w:rsidRDefault="001C6336" w:rsidP="008C3A7B">
      <w:pPr>
        <w:pStyle w:val="a5"/>
        <w:widowControl/>
        <w:numPr>
          <w:ilvl w:val="0"/>
          <w:numId w:val="23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14:paraId="2F07EC57" w14:textId="632AFFD1" w:rsidR="00CA2782" w:rsidRDefault="00CA2782" w:rsidP="00AE16C3">
      <w:pPr>
        <w:pStyle w:val="a5"/>
        <w:widowControl/>
        <w:numPr>
          <w:ilvl w:val="0"/>
          <w:numId w:val="1"/>
        </w:numPr>
        <w:ind w:left="552" w:hangingChars="230" w:hanging="552"/>
        <w:jc w:val="left"/>
        <w:outlineLvl w:val="0"/>
        <w:rPr>
          <w:rFonts w:ascii="宋体" w:eastAsia="宋体" w:hAnsi="宋体" w:cs="宋体"/>
          <w:noProof/>
          <w:kern w:val="0"/>
          <w:sz w:val="24"/>
          <w:szCs w:val="24"/>
        </w:rPr>
      </w:pPr>
      <w:bookmarkStart w:id="263" w:name="_Toc17301025"/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我收到的</w:t>
      </w:r>
      <w:del w:id="264" w:author="andrew" w:date="2021-08-05T15:33:00Z">
        <w:r w:rsidDel="007478F7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delText>退款</w:delText>
        </w:r>
      </w:del>
      <w:ins w:id="265" w:author="andrew" w:date="2021-08-05T15:33:00Z">
        <w:r w:rsidR="007478F7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提现申请</w:t>
        </w:r>
      </w:ins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单</w:t>
      </w:r>
      <w:bookmarkEnd w:id="263"/>
    </w:p>
    <w:p w14:paraId="5E028585" w14:textId="77777777" w:rsidR="008C3A7B" w:rsidRDefault="008C3A7B" w:rsidP="008C3A7B">
      <w:pPr>
        <w:pStyle w:val="a5"/>
        <w:widowControl/>
        <w:numPr>
          <w:ilvl w:val="0"/>
          <w:numId w:val="24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界面截图</w:t>
      </w:r>
    </w:p>
    <w:p w14:paraId="21C916D6" w14:textId="77777777" w:rsidR="00306FF6" w:rsidRPr="00306FF6" w:rsidRDefault="00306FF6" w:rsidP="00306FF6">
      <w:pPr>
        <w:widowControl/>
        <w:ind w:left="709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9E92E94" wp14:editId="21ACAA5A">
            <wp:extent cx="2872388" cy="4603750"/>
            <wp:effectExtent l="0" t="0" r="4445" b="6350"/>
            <wp:docPr id="11" name="图片 11" descr="C:\Users\andrew\AppData\Roaming\Tencent\Users\358399800\QQ\WinTemp\RichOle\SG[88}6XQ@J2}`U_ZPG[58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ndrew\AppData\Roaming\Tencent\Users\358399800\QQ\WinTemp\RichOle\SG[88}6XQ@J2}`U_ZPG[58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867" cy="46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DC936" w14:textId="77777777" w:rsidR="002C12FF" w:rsidRPr="0032568B" w:rsidRDefault="002C12FF" w:rsidP="002C12FF">
      <w:pPr>
        <w:widowControl/>
        <w:ind w:leftChars="405" w:left="85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69D02AC" w14:textId="77777777" w:rsidR="008C3A7B" w:rsidRDefault="008C3A7B" w:rsidP="008C3A7B">
      <w:pPr>
        <w:pStyle w:val="a5"/>
        <w:widowControl/>
        <w:numPr>
          <w:ilvl w:val="0"/>
          <w:numId w:val="24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界面要素说明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A5140B" w14:paraId="17599A79" w14:textId="77777777" w:rsidTr="00D4445C">
        <w:tc>
          <w:tcPr>
            <w:tcW w:w="1350" w:type="dxa"/>
          </w:tcPr>
          <w:p w14:paraId="507C4318" w14:textId="77777777" w:rsidR="00A5140B" w:rsidRPr="00B039A1" w:rsidRDefault="00A5140B" w:rsidP="00D4445C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350" w:type="dxa"/>
          </w:tcPr>
          <w:p w14:paraId="4A26DBEA" w14:textId="77777777" w:rsidR="00A5140B" w:rsidRPr="00B039A1" w:rsidRDefault="00A5140B" w:rsidP="00D4445C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350" w:type="dxa"/>
          </w:tcPr>
          <w:p w14:paraId="4FCF84F0" w14:textId="77777777" w:rsidR="00A5140B" w:rsidRPr="00B039A1" w:rsidRDefault="00A5140B" w:rsidP="00D4445C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350" w:type="dxa"/>
          </w:tcPr>
          <w:p w14:paraId="672BB85D" w14:textId="77777777" w:rsidR="00A5140B" w:rsidRPr="00B039A1" w:rsidRDefault="00A5140B" w:rsidP="00D4445C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351" w:type="dxa"/>
          </w:tcPr>
          <w:p w14:paraId="134CA513" w14:textId="77777777" w:rsidR="00A5140B" w:rsidRPr="00B039A1" w:rsidRDefault="00A5140B" w:rsidP="00D4445C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351" w:type="dxa"/>
          </w:tcPr>
          <w:p w14:paraId="7E6582D8" w14:textId="77777777" w:rsidR="00A5140B" w:rsidRPr="00B039A1" w:rsidRDefault="00A5140B" w:rsidP="00D4445C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A5140B" w14:paraId="428957CA" w14:textId="77777777" w:rsidTr="00D4445C">
        <w:tc>
          <w:tcPr>
            <w:tcW w:w="1350" w:type="dxa"/>
          </w:tcPr>
          <w:p w14:paraId="6387CD20" w14:textId="77777777" w:rsidR="00A5140B" w:rsidRPr="004D16D4" w:rsidRDefault="00A5140B" w:rsidP="00D4445C">
            <w:pPr>
              <w:rPr>
                <w:color w:val="FF0000"/>
              </w:rPr>
            </w:pPr>
            <w:r>
              <w:rPr>
                <w:rFonts w:hint="eastAsia"/>
              </w:rPr>
              <w:t>退</w:t>
            </w:r>
            <w:r w:rsidRPr="00261946">
              <w:rPr>
                <w:rFonts w:hint="eastAsia"/>
              </w:rPr>
              <w:t>款日期</w:t>
            </w:r>
          </w:p>
        </w:tc>
        <w:tc>
          <w:tcPr>
            <w:tcW w:w="1350" w:type="dxa"/>
          </w:tcPr>
          <w:p w14:paraId="6BD5352A" w14:textId="77777777" w:rsidR="00A5140B" w:rsidRDefault="00A5140B" w:rsidP="00D4445C">
            <w:r>
              <w:t>日期</w:t>
            </w:r>
          </w:p>
        </w:tc>
        <w:tc>
          <w:tcPr>
            <w:tcW w:w="1350" w:type="dxa"/>
          </w:tcPr>
          <w:p w14:paraId="6D6585B7" w14:textId="77777777" w:rsidR="00A5140B" w:rsidRDefault="00A5140B" w:rsidP="00D4445C"/>
        </w:tc>
        <w:tc>
          <w:tcPr>
            <w:tcW w:w="1350" w:type="dxa"/>
          </w:tcPr>
          <w:p w14:paraId="6AC7A840" w14:textId="77777777" w:rsidR="00A5140B" w:rsidRDefault="00A5140B" w:rsidP="00D4445C"/>
        </w:tc>
        <w:tc>
          <w:tcPr>
            <w:tcW w:w="1351" w:type="dxa"/>
          </w:tcPr>
          <w:p w14:paraId="088E9950" w14:textId="77777777" w:rsidR="00A5140B" w:rsidRDefault="00A5140B" w:rsidP="00D4445C"/>
        </w:tc>
        <w:tc>
          <w:tcPr>
            <w:tcW w:w="1351" w:type="dxa"/>
          </w:tcPr>
          <w:p w14:paraId="619C417E" w14:textId="77777777" w:rsidR="00A5140B" w:rsidRDefault="00A5140B" w:rsidP="00D4445C">
            <w:r>
              <w:t>只读</w:t>
            </w:r>
          </w:p>
        </w:tc>
      </w:tr>
      <w:tr w:rsidR="00A5140B" w14:paraId="6EACC755" w14:textId="77777777" w:rsidTr="00D4445C">
        <w:tc>
          <w:tcPr>
            <w:tcW w:w="1350" w:type="dxa"/>
          </w:tcPr>
          <w:p w14:paraId="29F9B222" w14:textId="77777777" w:rsidR="00A5140B" w:rsidRDefault="00A5140B" w:rsidP="00D4445C">
            <w:r>
              <w:rPr>
                <w:rFonts w:hint="eastAsia"/>
              </w:rPr>
              <w:t>经销商编号</w:t>
            </w:r>
          </w:p>
        </w:tc>
        <w:tc>
          <w:tcPr>
            <w:tcW w:w="1350" w:type="dxa"/>
          </w:tcPr>
          <w:p w14:paraId="6B337C58" w14:textId="77777777" w:rsidR="00A5140B" w:rsidRDefault="00A5140B" w:rsidP="00D4445C">
            <w:r>
              <w:t>字符串</w:t>
            </w:r>
          </w:p>
        </w:tc>
        <w:tc>
          <w:tcPr>
            <w:tcW w:w="1350" w:type="dxa"/>
          </w:tcPr>
          <w:p w14:paraId="31362C70" w14:textId="77777777" w:rsidR="00A5140B" w:rsidRDefault="00A5140B" w:rsidP="00D4445C"/>
        </w:tc>
        <w:tc>
          <w:tcPr>
            <w:tcW w:w="1350" w:type="dxa"/>
          </w:tcPr>
          <w:p w14:paraId="065390E5" w14:textId="77777777" w:rsidR="00A5140B" w:rsidRDefault="00A5140B" w:rsidP="00D4445C"/>
        </w:tc>
        <w:tc>
          <w:tcPr>
            <w:tcW w:w="1351" w:type="dxa"/>
          </w:tcPr>
          <w:p w14:paraId="4EEA4A40" w14:textId="77777777" w:rsidR="00A5140B" w:rsidRDefault="00A5140B" w:rsidP="00D4445C"/>
        </w:tc>
        <w:tc>
          <w:tcPr>
            <w:tcW w:w="1351" w:type="dxa"/>
          </w:tcPr>
          <w:p w14:paraId="0D2F67C6" w14:textId="77777777" w:rsidR="00A5140B" w:rsidRDefault="00A5140B" w:rsidP="00D4445C">
            <w:r>
              <w:rPr>
                <w:rFonts w:hint="eastAsia"/>
              </w:rPr>
              <w:t>只读</w:t>
            </w:r>
          </w:p>
        </w:tc>
      </w:tr>
      <w:tr w:rsidR="00A5140B" w14:paraId="6617485D" w14:textId="77777777" w:rsidTr="00D4445C">
        <w:tc>
          <w:tcPr>
            <w:tcW w:w="1350" w:type="dxa"/>
          </w:tcPr>
          <w:p w14:paraId="7567EEC1" w14:textId="77777777" w:rsidR="00A5140B" w:rsidRDefault="00A5140B" w:rsidP="00D4445C">
            <w:r>
              <w:rPr>
                <w:rFonts w:hint="eastAsia"/>
              </w:rPr>
              <w:t>经销商姓名</w:t>
            </w:r>
          </w:p>
        </w:tc>
        <w:tc>
          <w:tcPr>
            <w:tcW w:w="1350" w:type="dxa"/>
          </w:tcPr>
          <w:p w14:paraId="2F3F4B17" w14:textId="77777777" w:rsidR="00A5140B" w:rsidRDefault="00A5140B" w:rsidP="00D4445C">
            <w:r>
              <w:t>字符串</w:t>
            </w:r>
          </w:p>
        </w:tc>
        <w:tc>
          <w:tcPr>
            <w:tcW w:w="1350" w:type="dxa"/>
          </w:tcPr>
          <w:p w14:paraId="2A307744" w14:textId="77777777" w:rsidR="00A5140B" w:rsidRDefault="00A5140B" w:rsidP="00D4445C"/>
        </w:tc>
        <w:tc>
          <w:tcPr>
            <w:tcW w:w="1350" w:type="dxa"/>
          </w:tcPr>
          <w:p w14:paraId="205C313D" w14:textId="77777777" w:rsidR="00A5140B" w:rsidRDefault="00A5140B" w:rsidP="00D4445C"/>
        </w:tc>
        <w:tc>
          <w:tcPr>
            <w:tcW w:w="1351" w:type="dxa"/>
          </w:tcPr>
          <w:p w14:paraId="0BD9BA38" w14:textId="77777777" w:rsidR="00A5140B" w:rsidRDefault="00A5140B" w:rsidP="00D4445C"/>
        </w:tc>
        <w:tc>
          <w:tcPr>
            <w:tcW w:w="1351" w:type="dxa"/>
          </w:tcPr>
          <w:p w14:paraId="3AC9ADA4" w14:textId="77777777" w:rsidR="00A5140B" w:rsidRDefault="00A5140B" w:rsidP="00D4445C">
            <w:r>
              <w:rPr>
                <w:rFonts w:hint="eastAsia"/>
              </w:rPr>
              <w:t>只读</w:t>
            </w:r>
          </w:p>
        </w:tc>
      </w:tr>
      <w:tr w:rsidR="00A5140B" w14:paraId="48C0D275" w14:textId="77777777" w:rsidTr="00D4445C">
        <w:tc>
          <w:tcPr>
            <w:tcW w:w="1350" w:type="dxa"/>
          </w:tcPr>
          <w:p w14:paraId="2640052F" w14:textId="77777777" w:rsidR="00A5140B" w:rsidRDefault="00A5140B" w:rsidP="00D4445C">
            <w:r>
              <w:rPr>
                <w:rFonts w:hint="eastAsia"/>
              </w:rPr>
              <w:t>款项性质</w:t>
            </w:r>
          </w:p>
        </w:tc>
        <w:tc>
          <w:tcPr>
            <w:tcW w:w="1350" w:type="dxa"/>
          </w:tcPr>
          <w:p w14:paraId="0113970C" w14:textId="67A803D3" w:rsidR="00A5140B" w:rsidRDefault="00A5140B" w:rsidP="009424F1">
            <w:r>
              <w:t>货款</w:t>
            </w:r>
            <w:ins w:id="266" w:author="andrew" w:date="2021-08-05T15:33:00Z">
              <w:r w:rsidR="007478F7">
                <w:rPr>
                  <w:rFonts w:hint="eastAsia"/>
                </w:rPr>
                <w:t>/</w:t>
              </w:r>
              <w:r w:rsidR="007478F7">
                <w:rPr>
                  <w:rFonts w:hint="eastAsia"/>
                </w:rPr>
                <w:t>积分</w:t>
              </w:r>
            </w:ins>
          </w:p>
        </w:tc>
        <w:tc>
          <w:tcPr>
            <w:tcW w:w="1350" w:type="dxa"/>
          </w:tcPr>
          <w:p w14:paraId="679658F6" w14:textId="77777777" w:rsidR="00A5140B" w:rsidRDefault="00A5140B" w:rsidP="00D4445C"/>
        </w:tc>
        <w:tc>
          <w:tcPr>
            <w:tcW w:w="1350" w:type="dxa"/>
          </w:tcPr>
          <w:p w14:paraId="0DDFB8A7" w14:textId="77777777" w:rsidR="00A5140B" w:rsidRDefault="00A5140B" w:rsidP="00D4445C"/>
        </w:tc>
        <w:tc>
          <w:tcPr>
            <w:tcW w:w="1351" w:type="dxa"/>
          </w:tcPr>
          <w:p w14:paraId="5ABB9118" w14:textId="77777777" w:rsidR="00A5140B" w:rsidRDefault="00A5140B" w:rsidP="00D4445C"/>
        </w:tc>
        <w:tc>
          <w:tcPr>
            <w:tcW w:w="1351" w:type="dxa"/>
          </w:tcPr>
          <w:p w14:paraId="68BA28EC" w14:textId="77777777" w:rsidR="00A5140B" w:rsidRDefault="00A5140B" w:rsidP="00D4445C">
            <w:r>
              <w:rPr>
                <w:rFonts w:hint="eastAsia"/>
              </w:rPr>
              <w:t>只读</w:t>
            </w:r>
          </w:p>
        </w:tc>
      </w:tr>
      <w:tr w:rsidR="007478F7" w14:paraId="50567045" w14:textId="77777777" w:rsidTr="00D4445C">
        <w:trPr>
          <w:ins w:id="267" w:author="andrew" w:date="2021-08-05T15:34:00Z"/>
        </w:trPr>
        <w:tc>
          <w:tcPr>
            <w:tcW w:w="1350" w:type="dxa"/>
          </w:tcPr>
          <w:p w14:paraId="2FA170E7" w14:textId="5BD64D16" w:rsidR="007478F7" w:rsidRDefault="007478F7" w:rsidP="00D4445C">
            <w:pPr>
              <w:rPr>
                <w:ins w:id="268" w:author="andrew" w:date="2021-08-05T15:34:00Z"/>
                <w:rFonts w:hint="eastAsia"/>
              </w:rPr>
            </w:pPr>
            <w:ins w:id="269" w:author="andrew" w:date="2021-08-05T15:34:00Z">
              <w:r>
                <w:rPr>
                  <w:rFonts w:hint="eastAsia"/>
                </w:rPr>
                <w:t>申请金额</w:t>
              </w:r>
            </w:ins>
          </w:p>
        </w:tc>
        <w:tc>
          <w:tcPr>
            <w:tcW w:w="1350" w:type="dxa"/>
          </w:tcPr>
          <w:p w14:paraId="5F751F37" w14:textId="4758207B" w:rsidR="007478F7" w:rsidRDefault="007478F7" w:rsidP="00D4445C">
            <w:pPr>
              <w:rPr>
                <w:ins w:id="270" w:author="andrew" w:date="2021-08-05T15:34:00Z"/>
              </w:rPr>
            </w:pPr>
            <w:ins w:id="271" w:author="andrew" w:date="2021-08-05T15:34:00Z">
              <w:r>
                <w:rPr>
                  <w:rFonts w:hint="eastAsia"/>
                </w:rPr>
                <w:t>数值</w:t>
              </w:r>
            </w:ins>
          </w:p>
        </w:tc>
        <w:tc>
          <w:tcPr>
            <w:tcW w:w="1350" w:type="dxa"/>
          </w:tcPr>
          <w:p w14:paraId="2B3B5DE5" w14:textId="77777777" w:rsidR="007478F7" w:rsidRDefault="007478F7" w:rsidP="00D4445C">
            <w:pPr>
              <w:rPr>
                <w:ins w:id="272" w:author="andrew" w:date="2021-08-05T15:34:00Z"/>
              </w:rPr>
            </w:pPr>
          </w:p>
        </w:tc>
        <w:tc>
          <w:tcPr>
            <w:tcW w:w="1350" w:type="dxa"/>
          </w:tcPr>
          <w:p w14:paraId="1F8DD6A9" w14:textId="77777777" w:rsidR="007478F7" w:rsidRDefault="007478F7" w:rsidP="00D4445C">
            <w:pPr>
              <w:rPr>
                <w:ins w:id="273" w:author="andrew" w:date="2021-08-05T15:34:00Z"/>
              </w:rPr>
            </w:pPr>
          </w:p>
        </w:tc>
        <w:tc>
          <w:tcPr>
            <w:tcW w:w="1351" w:type="dxa"/>
          </w:tcPr>
          <w:p w14:paraId="1F70DB47" w14:textId="77777777" w:rsidR="007478F7" w:rsidRDefault="007478F7" w:rsidP="00D4445C">
            <w:pPr>
              <w:rPr>
                <w:ins w:id="274" w:author="andrew" w:date="2021-08-05T15:34:00Z"/>
              </w:rPr>
            </w:pPr>
          </w:p>
        </w:tc>
        <w:tc>
          <w:tcPr>
            <w:tcW w:w="1351" w:type="dxa"/>
          </w:tcPr>
          <w:p w14:paraId="4798EA04" w14:textId="1AE2E035" w:rsidR="007478F7" w:rsidRDefault="007478F7" w:rsidP="00D4445C">
            <w:pPr>
              <w:rPr>
                <w:ins w:id="275" w:author="andrew" w:date="2021-08-05T15:34:00Z"/>
                <w:rFonts w:hint="eastAsia"/>
              </w:rPr>
            </w:pPr>
            <w:ins w:id="276" w:author="andrew" w:date="2021-08-05T15:34:00Z">
              <w:r>
                <w:rPr>
                  <w:rFonts w:hint="eastAsia"/>
                </w:rPr>
                <w:t>只读</w:t>
              </w:r>
            </w:ins>
          </w:p>
        </w:tc>
      </w:tr>
      <w:tr w:rsidR="007478F7" w14:paraId="17707F0C" w14:textId="77777777" w:rsidTr="00D4445C">
        <w:trPr>
          <w:ins w:id="277" w:author="andrew" w:date="2021-08-05T15:34:00Z"/>
        </w:trPr>
        <w:tc>
          <w:tcPr>
            <w:tcW w:w="1350" w:type="dxa"/>
          </w:tcPr>
          <w:p w14:paraId="41829FEF" w14:textId="1795891D" w:rsidR="007478F7" w:rsidRDefault="007478F7" w:rsidP="00D4445C">
            <w:pPr>
              <w:rPr>
                <w:ins w:id="278" w:author="andrew" w:date="2021-08-05T15:34:00Z"/>
                <w:rFonts w:hint="eastAsia"/>
              </w:rPr>
            </w:pPr>
            <w:ins w:id="279" w:author="andrew" w:date="2021-08-05T15:34:00Z">
              <w:r>
                <w:rPr>
                  <w:rFonts w:hint="eastAsia"/>
                </w:rPr>
                <w:t>实际付款金额</w:t>
              </w:r>
            </w:ins>
          </w:p>
        </w:tc>
        <w:tc>
          <w:tcPr>
            <w:tcW w:w="1350" w:type="dxa"/>
          </w:tcPr>
          <w:p w14:paraId="4B3E6D23" w14:textId="5EB9ED2F" w:rsidR="007478F7" w:rsidRDefault="007478F7" w:rsidP="00D4445C">
            <w:pPr>
              <w:rPr>
                <w:ins w:id="280" w:author="andrew" w:date="2021-08-05T15:34:00Z"/>
              </w:rPr>
            </w:pPr>
            <w:ins w:id="281" w:author="andrew" w:date="2021-08-05T15:34:00Z">
              <w:r>
                <w:rPr>
                  <w:rFonts w:hint="eastAsia"/>
                </w:rPr>
                <w:t>数值</w:t>
              </w:r>
            </w:ins>
          </w:p>
        </w:tc>
        <w:tc>
          <w:tcPr>
            <w:tcW w:w="1350" w:type="dxa"/>
          </w:tcPr>
          <w:p w14:paraId="34EDC556" w14:textId="1CA774E7" w:rsidR="007478F7" w:rsidRDefault="007478F7" w:rsidP="00D4445C">
            <w:pPr>
              <w:rPr>
                <w:ins w:id="282" w:author="andrew" w:date="2021-08-05T15:34:00Z"/>
              </w:rPr>
            </w:pPr>
            <w:ins w:id="283" w:author="andrew" w:date="2021-08-05T15:34:00Z">
              <w:r>
                <w:rPr>
                  <w:rFonts w:hint="eastAsia"/>
                </w:rPr>
                <w:t>是</w:t>
              </w:r>
            </w:ins>
          </w:p>
        </w:tc>
        <w:tc>
          <w:tcPr>
            <w:tcW w:w="1350" w:type="dxa"/>
          </w:tcPr>
          <w:p w14:paraId="20B8441E" w14:textId="77777777" w:rsidR="007478F7" w:rsidRDefault="007478F7" w:rsidP="00D4445C">
            <w:pPr>
              <w:rPr>
                <w:ins w:id="284" w:author="andrew" w:date="2021-08-05T15:34:00Z"/>
              </w:rPr>
            </w:pPr>
          </w:p>
        </w:tc>
        <w:tc>
          <w:tcPr>
            <w:tcW w:w="1351" w:type="dxa"/>
          </w:tcPr>
          <w:p w14:paraId="5819FE80" w14:textId="5CB1661E" w:rsidR="007478F7" w:rsidRDefault="007478F7" w:rsidP="00D4445C">
            <w:pPr>
              <w:rPr>
                <w:ins w:id="285" w:author="andrew" w:date="2021-08-05T15:34:00Z"/>
              </w:rPr>
            </w:pPr>
            <w:ins w:id="286" w:author="andrew" w:date="2021-08-05T15:34:00Z">
              <w:r>
                <w:rPr>
                  <w:rFonts w:hint="eastAsia"/>
                </w:rPr>
                <w:t>申请金额</w:t>
              </w:r>
            </w:ins>
          </w:p>
        </w:tc>
        <w:tc>
          <w:tcPr>
            <w:tcW w:w="1351" w:type="dxa"/>
          </w:tcPr>
          <w:p w14:paraId="784558E7" w14:textId="77777777" w:rsidR="007478F7" w:rsidRDefault="007478F7" w:rsidP="00D4445C">
            <w:pPr>
              <w:rPr>
                <w:ins w:id="287" w:author="andrew" w:date="2021-08-05T15:34:00Z"/>
                <w:rFonts w:hint="eastAsia"/>
              </w:rPr>
            </w:pPr>
          </w:p>
        </w:tc>
      </w:tr>
      <w:tr w:rsidR="00A5140B" w14:paraId="04CC7A17" w14:textId="77777777" w:rsidTr="00D4445C">
        <w:tc>
          <w:tcPr>
            <w:tcW w:w="1350" w:type="dxa"/>
          </w:tcPr>
          <w:p w14:paraId="28569B7C" w14:textId="77777777" w:rsidR="00A5140B" w:rsidRDefault="00A5140B" w:rsidP="00D4445C">
            <w:r>
              <w:rPr>
                <w:rFonts w:hint="eastAsia"/>
              </w:rPr>
              <w:t>付款</w:t>
            </w:r>
            <w:r>
              <w:t>方式</w:t>
            </w:r>
          </w:p>
        </w:tc>
        <w:tc>
          <w:tcPr>
            <w:tcW w:w="1350" w:type="dxa"/>
          </w:tcPr>
          <w:p w14:paraId="1D97BABE" w14:textId="77777777" w:rsidR="00A5140B" w:rsidRDefault="00A5140B" w:rsidP="00D4445C">
            <w:r>
              <w:t>现金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银行转账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支付宝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lastRenderedPageBreak/>
              <w:t>微信支付</w:t>
            </w:r>
          </w:p>
        </w:tc>
        <w:tc>
          <w:tcPr>
            <w:tcW w:w="1350" w:type="dxa"/>
          </w:tcPr>
          <w:p w14:paraId="60E3C491" w14:textId="77777777" w:rsidR="00A5140B" w:rsidRDefault="00A5140B" w:rsidP="00D4445C"/>
        </w:tc>
        <w:tc>
          <w:tcPr>
            <w:tcW w:w="1350" w:type="dxa"/>
          </w:tcPr>
          <w:p w14:paraId="1CF8DBB3" w14:textId="77777777" w:rsidR="00A5140B" w:rsidRDefault="00A5140B" w:rsidP="00D4445C"/>
        </w:tc>
        <w:tc>
          <w:tcPr>
            <w:tcW w:w="1351" w:type="dxa"/>
          </w:tcPr>
          <w:p w14:paraId="12112085" w14:textId="5F3C79E3" w:rsidR="00A5140B" w:rsidRDefault="007478F7" w:rsidP="00D4445C">
            <w:ins w:id="288" w:author="andrew" w:date="2021-08-05T15:35:00Z">
              <w:r>
                <w:rPr>
                  <w:rFonts w:hint="eastAsia"/>
                </w:rPr>
                <w:t>现金</w:t>
              </w:r>
            </w:ins>
          </w:p>
        </w:tc>
        <w:tc>
          <w:tcPr>
            <w:tcW w:w="1351" w:type="dxa"/>
          </w:tcPr>
          <w:p w14:paraId="36195486" w14:textId="77777777" w:rsidR="00A5140B" w:rsidRDefault="00A5140B" w:rsidP="00D4445C">
            <w:del w:id="289" w:author="andrew" w:date="2021-08-05T15:35:00Z">
              <w:r w:rsidDel="007478F7">
                <w:rPr>
                  <w:rFonts w:hint="eastAsia"/>
                </w:rPr>
                <w:delText>只读</w:delText>
              </w:r>
            </w:del>
          </w:p>
        </w:tc>
      </w:tr>
      <w:tr w:rsidR="00A5140B" w14:paraId="02BEB66D" w14:textId="77777777" w:rsidTr="00D4445C">
        <w:tc>
          <w:tcPr>
            <w:tcW w:w="1350" w:type="dxa"/>
          </w:tcPr>
          <w:p w14:paraId="33747CED" w14:textId="77777777" w:rsidR="00A5140B" w:rsidRDefault="00A5140B" w:rsidP="00D4445C">
            <w:r>
              <w:rPr>
                <w:rFonts w:hint="eastAsia"/>
              </w:rPr>
              <w:t>收款方账户信息</w:t>
            </w:r>
          </w:p>
        </w:tc>
        <w:tc>
          <w:tcPr>
            <w:tcW w:w="1350" w:type="dxa"/>
          </w:tcPr>
          <w:p w14:paraId="16E96F42" w14:textId="77777777" w:rsidR="00A5140B" w:rsidRDefault="00A5140B" w:rsidP="00D4445C">
            <w:r>
              <w:t>字符串</w:t>
            </w:r>
          </w:p>
        </w:tc>
        <w:tc>
          <w:tcPr>
            <w:tcW w:w="1350" w:type="dxa"/>
          </w:tcPr>
          <w:p w14:paraId="145E04AE" w14:textId="77777777" w:rsidR="00A5140B" w:rsidRDefault="00A5140B" w:rsidP="00D4445C"/>
        </w:tc>
        <w:tc>
          <w:tcPr>
            <w:tcW w:w="1350" w:type="dxa"/>
          </w:tcPr>
          <w:p w14:paraId="75E6488C" w14:textId="77777777" w:rsidR="00A5140B" w:rsidRDefault="00A5140B" w:rsidP="00D4445C"/>
        </w:tc>
        <w:tc>
          <w:tcPr>
            <w:tcW w:w="1351" w:type="dxa"/>
          </w:tcPr>
          <w:p w14:paraId="1E7A0BB0" w14:textId="2519AC46" w:rsidR="00A5140B" w:rsidRDefault="007478F7" w:rsidP="00D4445C">
            <w:ins w:id="290" w:author="andrew" w:date="2021-08-05T15:38:00Z">
              <w:r>
                <w:rPr>
                  <w:rFonts w:hint="eastAsia"/>
                </w:rPr>
                <w:t>自动带出</w:t>
              </w:r>
            </w:ins>
          </w:p>
        </w:tc>
        <w:tc>
          <w:tcPr>
            <w:tcW w:w="1351" w:type="dxa"/>
          </w:tcPr>
          <w:p w14:paraId="4B1F16E9" w14:textId="77777777" w:rsidR="00A5140B" w:rsidRDefault="00A5140B" w:rsidP="00D4445C">
            <w:pPr>
              <w:rPr>
                <w:rFonts w:hint="eastAsia"/>
              </w:rPr>
            </w:pPr>
            <w:r>
              <w:t>只读</w:t>
            </w:r>
          </w:p>
        </w:tc>
      </w:tr>
      <w:tr w:rsidR="00A5140B" w14:paraId="3E7FF589" w14:textId="77777777" w:rsidTr="00D4445C">
        <w:tc>
          <w:tcPr>
            <w:tcW w:w="1350" w:type="dxa"/>
          </w:tcPr>
          <w:p w14:paraId="6969158A" w14:textId="4F023961" w:rsidR="00A5140B" w:rsidRDefault="00A5140B" w:rsidP="00D4445C">
            <w:r>
              <w:rPr>
                <w:rFonts w:hint="eastAsia"/>
              </w:rPr>
              <w:t>付款</w:t>
            </w:r>
            <w:del w:id="291" w:author="andrew" w:date="2021-08-05T15:38:00Z">
              <w:r w:rsidDel="007478F7">
                <w:rPr>
                  <w:rFonts w:hint="eastAsia"/>
                </w:rPr>
                <w:delText>方账户信息</w:delText>
              </w:r>
            </w:del>
            <w:ins w:id="292" w:author="andrew" w:date="2021-08-05T15:38:00Z">
              <w:r w:rsidR="007478F7">
                <w:rPr>
                  <w:rFonts w:hint="eastAsia"/>
                </w:rPr>
                <w:t>银行</w:t>
              </w:r>
            </w:ins>
          </w:p>
        </w:tc>
        <w:tc>
          <w:tcPr>
            <w:tcW w:w="1350" w:type="dxa"/>
          </w:tcPr>
          <w:p w14:paraId="7F6C33D6" w14:textId="77777777" w:rsidR="00A5140B" w:rsidRDefault="00A5140B" w:rsidP="00D4445C">
            <w:r>
              <w:t>字符串</w:t>
            </w:r>
          </w:p>
        </w:tc>
        <w:tc>
          <w:tcPr>
            <w:tcW w:w="1350" w:type="dxa"/>
          </w:tcPr>
          <w:p w14:paraId="750D8E60" w14:textId="77777777" w:rsidR="00A5140B" w:rsidRDefault="00A5140B" w:rsidP="00D4445C"/>
        </w:tc>
        <w:tc>
          <w:tcPr>
            <w:tcW w:w="1350" w:type="dxa"/>
          </w:tcPr>
          <w:p w14:paraId="241BFFF9" w14:textId="77777777" w:rsidR="00A5140B" w:rsidRDefault="00A5140B" w:rsidP="00D4445C"/>
        </w:tc>
        <w:tc>
          <w:tcPr>
            <w:tcW w:w="1351" w:type="dxa"/>
          </w:tcPr>
          <w:p w14:paraId="6137BA1D" w14:textId="3BDB62A8" w:rsidR="00A5140B" w:rsidRDefault="007478F7" w:rsidP="00D4445C">
            <w:ins w:id="293" w:author="andrew" w:date="2021-08-05T15:38:00Z">
              <w:r>
                <w:rPr>
                  <w:rFonts w:hint="eastAsia"/>
                </w:rPr>
                <w:t>自动带出</w:t>
              </w:r>
            </w:ins>
          </w:p>
        </w:tc>
        <w:tc>
          <w:tcPr>
            <w:tcW w:w="1351" w:type="dxa"/>
          </w:tcPr>
          <w:p w14:paraId="31EBCF64" w14:textId="76F9561B" w:rsidR="00A5140B" w:rsidRDefault="00A5140B" w:rsidP="00D4445C">
            <w:del w:id="294" w:author="andrew" w:date="2021-08-05T15:38:00Z">
              <w:r w:rsidDel="007478F7">
                <w:delText>只读</w:delText>
              </w:r>
            </w:del>
            <w:ins w:id="295" w:author="andrew" w:date="2021-08-05T15:38:00Z">
              <w:r w:rsidR="007478F7">
                <w:rPr>
                  <w:rFonts w:hint="eastAsia"/>
                </w:rPr>
                <w:t>银行转账必填</w:t>
              </w:r>
            </w:ins>
          </w:p>
        </w:tc>
      </w:tr>
      <w:tr w:rsidR="007478F7" w14:paraId="3E2C19DB" w14:textId="77777777" w:rsidTr="00D4445C">
        <w:trPr>
          <w:ins w:id="296" w:author="andrew" w:date="2021-08-05T15:38:00Z"/>
        </w:trPr>
        <w:tc>
          <w:tcPr>
            <w:tcW w:w="1350" w:type="dxa"/>
          </w:tcPr>
          <w:p w14:paraId="3D06D11C" w14:textId="4780425B" w:rsidR="007478F7" w:rsidRDefault="007478F7" w:rsidP="00D4445C">
            <w:pPr>
              <w:rPr>
                <w:ins w:id="297" w:author="andrew" w:date="2021-08-05T15:38:00Z"/>
                <w:rFonts w:hint="eastAsia"/>
              </w:rPr>
            </w:pPr>
            <w:ins w:id="298" w:author="andrew" w:date="2021-08-05T15:39:00Z">
              <w:r>
                <w:rPr>
                  <w:rFonts w:hint="eastAsia"/>
                </w:rPr>
                <w:t>付款账户</w:t>
              </w:r>
            </w:ins>
          </w:p>
        </w:tc>
        <w:tc>
          <w:tcPr>
            <w:tcW w:w="1350" w:type="dxa"/>
          </w:tcPr>
          <w:p w14:paraId="4990EDB2" w14:textId="4870C933" w:rsidR="007478F7" w:rsidRDefault="007478F7" w:rsidP="00D4445C">
            <w:pPr>
              <w:rPr>
                <w:ins w:id="299" w:author="andrew" w:date="2021-08-05T15:38:00Z"/>
              </w:rPr>
            </w:pPr>
            <w:ins w:id="300" w:author="andrew" w:date="2021-08-05T15:39:00Z">
              <w:r>
                <w:rPr>
                  <w:rFonts w:hint="eastAsia"/>
                </w:rPr>
                <w:t>字符串</w:t>
              </w:r>
            </w:ins>
          </w:p>
        </w:tc>
        <w:tc>
          <w:tcPr>
            <w:tcW w:w="1350" w:type="dxa"/>
          </w:tcPr>
          <w:p w14:paraId="57FBAD4A" w14:textId="77777777" w:rsidR="007478F7" w:rsidRDefault="007478F7" w:rsidP="00D4445C">
            <w:pPr>
              <w:rPr>
                <w:ins w:id="301" w:author="andrew" w:date="2021-08-05T15:38:00Z"/>
              </w:rPr>
            </w:pPr>
          </w:p>
        </w:tc>
        <w:tc>
          <w:tcPr>
            <w:tcW w:w="1350" w:type="dxa"/>
          </w:tcPr>
          <w:p w14:paraId="6D33D1BD" w14:textId="77777777" w:rsidR="007478F7" w:rsidRDefault="007478F7" w:rsidP="00D4445C">
            <w:pPr>
              <w:rPr>
                <w:ins w:id="302" w:author="andrew" w:date="2021-08-05T15:38:00Z"/>
              </w:rPr>
            </w:pPr>
          </w:p>
        </w:tc>
        <w:tc>
          <w:tcPr>
            <w:tcW w:w="1351" w:type="dxa"/>
          </w:tcPr>
          <w:p w14:paraId="7802220A" w14:textId="68CA954F" w:rsidR="007478F7" w:rsidRDefault="007478F7" w:rsidP="00D4445C">
            <w:pPr>
              <w:rPr>
                <w:ins w:id="303" w:author="andrew" w:date="2021-08-05T15:38:00Z"/>
              </w:rPr>
            </w:pPr>
            <w:ins w:id="304" w:author="andrew" w:date="2021-08-05T15:39:00Z">
              <w:r>
                <w:rPr>
                  <w:rFonts w:hint="eastAsia"/>
                </w:rPr>
                <w:t>自动带出</w:t>
              </w:r>
            </w:ins>
          </w:p>
        </w:tc>
        <w:tc>
          <w:tcPr>
            <w:tcW w:w="1351" w:type="dxa"/>
          </w:tcPr>
          <w:p w14:paraId="04E0C682" w14:textId="7E6D7132" w:rsidR="007478F7" w:rsidRDefault="007478F7" w:rsidP="00D4445C">
            <w:pPr>
              <w:rPr>
                <w:ins w:id="305" w:author="andrew" w:date="2021-08-05T15:38:00Z"/>
              </w:rPr>
            </w:pPr>
            <w:ins w:id="306" w:author="andrew" w:date="2021-08-05T15:39:00Z">
              <w:r>
                <w:rPr>
                  <w:rFonts w:hint="eastAsia"/>
                </w:rPr>
                <w:t>银行转账必填</w:t>
              </w:r>
            </w:ins>
          </w:p>
        </w:tc>
      </w:tr>
      <w:tr w:rsidR="007478F7" w14:paraId="7EFC5DF7" w14:textId="77777777" w:rsidTr="00D4445C">
        <w:trPr>
          <w:ins w:id="307" w:author="andrew" w:date="2021-08-05T15:38:00Z"/>
        </w:trPr>
        <w:tc>
          <w:tcPr>
            <w:tcW w:w="1350" w:type="dxa"/>
          </w:tcPr>
          <w:p w14:paraId="03894637" w14:textId="768431A0" w:rsidR="007478F7" w:rsidRDefault="007478F7" w:rsidP="00D4445C">
            <w:pPr>
              <w:rPr>
                <w:ins w:id="308" w:author="andrew" w:date="2021-08-05T15:38:00Z"/>
                <w:rFonts w:hint="eastAsia"/>
              </w:rPr>
            </w:pPr>
            <w:ins w:id="309" w:author="andrew" w:date="2021-08-05T15:39:00Z">
              <w:r>
                <w:rPr>
                  <w:rFonts w:hint="eastAsia"/>
                </w:rPr>
                <w:t>付款户名</w:t>
              </w:r>
            </w:ins>
          </w:p>
        </w:tc>
        <w:tc>
          <w:tcPr>
            <w:tcW w:w="1350" w:type="dxa"/>
          </w:tcPr>
          <w:p w14:paraId="44574FB9" w14:textId="29E38FF5" w:rsidR="007478F7" w:rsidRDefault="007478F7" w:rsidP="00D4445C">
            <w:pPr>
              <w:rPr>
                <w:ins w:id="310" w:author="andrew" w:date="2021-08-05T15:38:00Z"/>
              </w:rPr>
            </w:pPr>
            <w:ins w:id="311" w:author="andrew" w:date="2021-08-05T15:39:00Z">
              <w:r>
                <w:rPr>
                  <w:rFonts w:hint="eastAsia"/>
                </w:rPr>
                <w:t>字符串</w:t>
              </w:r>
            </w:ins>
          </w:p>
        </w:tc>
        <w:tc>
          <w:tcPr>
            <w:tcW w:w="1350" w:type="dxa"/>
          </w:tcPr>
          <w:p w14:paraId="649A3855" w14:textId="77777777" w:rsidR="007478F7" w:rsidRDefault="007478F7" w:rsidP="00D4445C">
            <w:pPr>
              <w:rPr>
                <w:ins w:id="312" w:author="andrew" w:date="2021-08-05T15:38:00Z"/>
              </w:rPr>
            </w:pPr>
          </w:p>
        </w:tc>
        <w:tc>
          <w:tcPr>
            <w:tcW w:w="1350" w:type="dxa"/>
          </w:tcPr>
          <w:p w14:paraId="0B7003B4" w14:textId="77777777" w:rsidR="007478F7" w:rsidRDefault="007478F7" w:rsidP="00D4445C">
            <w:pPr>
              <w:rPr>
                <w:ins w:id="313" w:author="andrew" w:date="2021-08-05T15:38:00Z"/>
              </w:rPr>
            </w:pPr>
          </w:p>
        </w:tc>
        <w:tc>
          <w:tcPr>
            <w:tcW w:w="1351" w:type="dxa"/>
          </w:tcPr>
          <w:p w14:paraId="634AB64D" w14:textId="213AB66F" w:rsidR="007478F7" w:rsidRDefault="007478F7" w:rsidP="00D4445C">
            <w:pPr>
              <w:rPr>
                <w:ins w:id="314" w:author="andrew" w:date="2021-08-05T15:38:00Z"/>
              </w:rPr>
            </w:pPr>
            <w:ins w:id="315" w:author="andrew" w:date="2021-08-05T15:39:00Z">
              <w:r>
                <w:rPr>
                  <w:rFonts w:hint="eastAsia"/>
                </w:rPr>
                <w:t>自动带出</w:t>
              </w:r>
            </w:ins>
          </w:p>
        </w:tc>
        <w:tc>
          <w:tcPr>
            <w:tcW w:w="1351" w:type="dxa"/>
          </w:tcPr>
          <w:p w14:paraId="4440A4BA" w14:textId="479C8094" w:rsidR="007478F7" w:rsidRDefault="007478F7" w:rsidP="00D4445C">
            <w:pPr>
              <w:rPr>
                <w:ins w:id="316" w:author="andrew" w:date="2021-08-05T15:38:00Z"/>
              </w:rPr>
            </w:pPr>
            <w:ins w:id="317" w:author="andrew" w:date="2021-08-05T15:39:00Z">
              <w:r>
                <w:rPr>
                  <w:rFonts w:hint="eastAsia"/>
                </w:rPr>
                <w:t>银行转账必填</w:t>
              </w:r>
            </w:ins>
          </w:p>
        </w:tc>
      </w:tr>
      <w:tr w:rsidR="00A5140B" w14:paraId="23BA3915" w14:textId="77777777" w:rsidTr="00D4445C">
        <w:tc>
          <w:tcPr>
            <w:tcW w:w="1350" w:type="dxa"/>
          </w:tcPr>
          <w:p w14:paraId="4DFB6A2D" w14:textId="77777777" w:rsidR="00A5140B" w:rsidRDefault="00A5140B" w:rsidP="00D4445C">
            <w:r>
              <w:rPr>
                <w:rFonts w:hint="eastAsia"/>
              </w:rPr>
              <w:t>状态</w:t>
            </w:r>
          </w:p>
        </w:tc>
        <w:tc>
          <w:tcPr>
            <w:tcW w:w="1350" w:type="dxa"/>
          </w:tcPr>
          <w:p w14:paraId="41251F48" w14:textId="04A417BF" w:rsidR="00A5140B" w:rsidRDefault="00A5140B" w:rsidP="00D4445C">
            <w:del w:id="318" w:author="andrew" w:date="2021-08-05T15:39:00Z">
              <w:r w:rsidDel="007478F7">
                <w:rPr>
                  <w:rFonts w:hint="eastAsia"/>
                </w:rPr>
                <w:delText>未收款</w:delText>
              </w:r>
            </w:del>
            <w:ins w:id="319" w:author="andrew" w:date="2021-08-05T15:39:00Z">
              <w:r w:rsidR="007478F7">
                <w:rPr>
                  <w:rFonts w:hint="eastAsia"/>
                </w:rPr>
                <w:t>申请</w:t>
              </w:r>
              <w:r w:rsidR="007478F7">
                <w:rPr>
                  <w:rFonts w:hint="eastAsia"/>
                </w:rPr>
                <w:t>/</w:t>
              </w:r>
              <w:r w:rsidR="007478F7">
                <w:rPr>
                  <w:rFonts w:hint="eastAsia"/>
                </w:rPr>
                <w:t>已付款</w:t>
              </w:r>
            </w:ins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已收款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已取消</w:t>
            </w:r>
          </w:p>
        </w:tc>
        <w:tc>
          <w:tcPr>
            <w:tcW w:w="1350" w:type="dxa"/>
          </w:tcPr>
          <w:p w14:paraId="482DEC51" w14:textId="77777777" w:rsidR="00A5140B" w:rsidRDefault="00A5140B" w:rsidP="00D4445C"/>
        </w:tc>
        <w:tc>
          <w:tcPr>
            <w:tcW w:w="1350" w:type="dxa"/>
          </w:tcPr>
          <w:p w14:paraId="24CFAD21" w14:textId="77777777" w:rsidR="00A5140B" w:rsidRDefault="00A5140B" w:rsidP="00D4445C"/>
        </w:tc>
        <w:tc>
          <w:tcPr>
            <w:tcW w:w="1351" w:type="dxa"/>
          </w:tcPr>
          <w:p w14:paraId="4E318C53" w14:textId="77777777" w:rsidR="00A5140B" w:rsidRDefault="00A5140B" w:rsidP="00D4445C"/>
        </w:tc>
        <w:tc>
          <w:tcPr>
            <w:tcW w:w="1351" w:type="dxa"/>
          </w:tcPr>
          <w:p w14:paraId="5DE134FA" w14:textId="77777777" w:rsidR="00A5140B" w:rsidRDefault="00A5140B" w:rsidP="00D4445C">
            <w:r>
              <w:t>只读</w:t>
            </w:r>
          </w:p>
        </w:tc>
      </w:tr>
    </w:tbl>
    <w:p w14:paraId="3A2CA170" w14:textId="77777777" w:rsidR="00A5140B" w:rsidRDefault="00A5140B" w:rsidP="00A5140B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14:paraId="5D3A121D" w14:textId="77777777" w:rsidR="008C3A7B" w:rsidRDefault="008C3A7B" w:rsidP="008C3A7B">
      <w:pPr>
        <w:pStyle w:val="a5"/>
        <w:widowControl/>
        <w:numPr>
          <w:ilvl w:val="0"/>
          <w:numId w:val="24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操作说明</w:t>
      </w:r>
    </w:p>
    <w:p w14:paraId="17D5C6DE" w14:textId="2F3CB7F3" w:rsidR="009424F1" w:rsidRDefault="009424F1" w:rsidP="009424F1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(1)</w:t>
      </w: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进入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：显示所有</w:t>
      </w:r>
      <w:del w:id="320" w:author="andrew" w:date="2021-08-05T15:39:00Z">
        <w:r w:rsidDel="007478F7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delText>退款</w:delText>
        </w:r>
      </w:del>
      <w:ins w:id="321" w:author="andrew" w:date="2021-08-05T15:39:00Z">
        <w:r w:rsidR="007478F7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提现</w:t>
        </w:r>
      </w:ins>
      <w:ins w:id="322" w:author="andrew" w:date="2021-08-05T15:40:00Z">
        <w:r w:rsidR="007478F7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申请</w:t>
        </w:r>
      </w:ins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单(一页)，也可以切换查看其它状态的</w:t>
      </w:r>
      <w:del w:id="323" w:author="andrew" w:date="2021-08-05T15:40:00Z">
        <w:r w:rsidDel="007478F7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delText>退款</w:delText>
        </w:r>
      </w:del>
      <w:ins w:id="324" w:author="andrew" w:date="2021-08-05T15:40:00Z">
        <w:r w:rsidR="007478F7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提现申请</w:t>
        </w:r>
      </w:ins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单。均显示的是等待自己处理的</w:t>
      </w:r>
      <w:del w:id="325" w:author="andrew" w:date="2021-08-05T15:40:00Z">
        <w:r w:rsidDel="007478F7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delText>退款</w:delText>
        </w:r>
      </w:del>
      <w:ins w:id="326" w:author="andrew" w:date="2021-08-05T15:40:00Z">
        <w:r w:rsidR="007478F7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提现申请</w:t>
        </w:r>
      </w:ins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单或自己处理过的</w:t>
      </w:r>
      <w:del w:id="327" w:author="andrew" w:date="2021-08-05T15:40:00Z">
        <w:r w:rsidDel="007478F7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delText>退款</w:delText>
        </w:r>
      </w:del>
      <w:ins w:id="328" w:author="andrew" w:date="2021-08-05T15:40:00Z">
        <w:r w:rsidR="007478F7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提现申请</w:t>
        </w:r>
      </w:ins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单。</w:t>
      </w:r>
      <w:r w:rsidRPr="00ED4676">
        <w:rPr>
          <w:rFonts w:ascii="宋体" w:eastAsia="宋体" w:hAnsi="宋体" w:cs="宋体" w:hint="eastAsia"/>
          <w:noProof/>
          <w:kern w:val="0"/>
          <w:sz w:val="24"/>
          <w:szCs w:val="24"/>
        </w:rPr>
        <w:t>往上滚屏可以自动带出剩下的</w:t>
      </w:r>
      <w:del w:id="329" w:author="andrew" w:date="2021-08-05T15:40:00Z">
        <w:r w:rsidDel="007478F7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delText>退款</w:delText>
        </w:r>
      </w:del>
      <w:ins w:id="330" w:author="andrew" w:date="2021-08-05T15:40:00Z">
        <w:r w:rsidR="007478F7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提现申请</w:t>
        </w:r>
      </w:ins>
      <w:r w:rsidRPr="00ED4676">
        <w:rPr>
          <w:rFonts w:ascii="宋体" w:eastAsia="宋体" w:hAnsi="宋体" w:cs="宋体" w:hint="eastAsia"/>
          <w:noProof/>
          <w:kern w:val="0"/>
          <w:sz w:val="24"/>
          <w:szCs w:val="24"/>
        </w:rPr>
        <w:t>单。</w:t>
      </w:r>
      <w:r w:rsidR="00E314C7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对于每个</w:t>
      </w:r>
      <w:del w:id="331" w:author="andrew" w:date="2021-08-05T15:40:00Z">
        <w:r w:rsidR="00E314C7" w:rsidDel="007478F7">
          <w:rPr>
            <w:rFonts w:ascii="宋体" w:eastAsia="宋体" w:hAnsi="宋体" w:cs="宋体" w:hint="eastAsia"/>
            <w:noProof/>
            <w:color w:val="FF0000"/>
            <w:kern w:val="0"/>
            <w:sz w:val="24"/>
            <w:szCs w:val="24"/>
          </w:rPr>
          <w:delText>退款</w:delText>
        </w:r>
      </w:del>
      <w:ins w:id="332" w:author="andrew" w:date="2021-08-05T15:40:00Z">
        <w:r w:rsidR="007478F7">
          <w:rPr>
            <w:rFonts w:ascii="宋体" w:eastAsia="宋体" w:hAnsi="宋体" w:cs="宋体" w:hint="eastAsia"/>
            <w:noProof/>
            <w:color w:val="FF0000"/>
            <w:kern w:val="0"/>
            <w:sz w:val="24"/>
            <w:szCs w:val="24"/>
          </w:rPr>
          <w:t>提现申请</w:t>
        </w:r>
      </w:ins>
      <w:r w:rsidR="00E314C7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单项，根据</w:t>
      </w:r>
      <w:del w:id="333" w:author="andrew" w:date="2021-08-05T15:40:00Z">
        <w:r w:rsidR="00E314C7" w:rsidDel="007478F7">
          <w:rPr>
            <w:rFonts w:ascii="宋体" w:eastAsia="宋体" w:hAnsi="宋体" w:cs="宋体" w:hint="eastAsia"/>
            <w:noProof/>
            <w:color w:val="FF0000"/>
            <w:kern w:val="0"/>
            <w:sz w:val="24"/>
            <w:szCs w:val="24"/>
          </w:rPr>
          <w:delText>退款</w:delText>
        </w:r>
      </w:del>
      <w:ins w:id="334" w:author="andrew" w:date="2021-08-05T15:40:00Z">
        <w:r w:rsidR="007478F7">
          <w:rPr>
            <w:rFonts w:ascii="宋体" w:eastAsia="宋体" w:hAnsi="宋体" w:cs="宋体" w:hint="eastAsia"/>
            <w:noProof/>
            <w:color w:val="FF0000"/>
            <w:kern w:val="0"/>
            <w:sz w:val="24"/>
            <w:szCs w:val="24"/>
          </w:rPr>
          <w:t>提现申请</w:t>
        </w:r>
      </w:ins>
      <w:r w:rsidR="00E314C7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单状态显示相应的操作按钮：</w:t>
      </w:r>
      <w:del w:id="335" w:author="andrew" w:date="2021-08-05T15:40:00Z">
        <w:r w:rsidR="00E314C7" w:rsidDel="007478F7">
          <w:rPr>
            <w:rFonts w:ascii="宋体" w:eastAsia="宋体" w:hAnsi="宋体" w:cs="宋体" w:hint="eastAsia"/>
            <w:noProof/>
            <w:color w:val="FF0000"/>
            <w:kern w:val="0"/>
            <w:sz w:val="24"/>
            <w:szCs w:val="24"/>
          </w:rPr>
          <w:delText>未收款</w:delText>
        </w:r>
      </w:del>
      <w:ins w:id="336" w:author="andrew" w:date="2021-08-05T15:40:00Z">
        <w:r w:rsidR="007478F7">
          <w:rPr>
            <w:rFonts w:ascii="宋体" w:eastAsia="宋体" w:hAnsi="宋体" w:cs="宋体" w:hint="eastAsia"/>
            <w:noProof/>
            <w:color w:val="FF0000"/>
            <w:kern w:val="0"/>
            <w:sz w:val="24"/>
            <w:szCs w:val="24"/>
          </w:rPr>
          <w:t>申请</w:t>
        </w:r>
      </w:ins>
      <w:r w:rsidR="00E314C7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状态：</w:t>
      </w:r>
      <w:del w:id="337" w:author="andrew" w:date="2021-08-05T15:40:00Z">
        <w:r w:rsidR="00E314C7" w:rsidDel="007478F7">
          <w:rPr>
            <w:rFonts w:ascii="宋体" w:eastAsia="宋体" w:hAnsi="宋体" w:cs="宋体" w:hint="eastAsia"/>
            <w:noProof/>
            <w:color w:val="FF0000"/>
            <w:kern w:val="0"/>
            <w:sz w:val="24"/>
            <w:szCs w:val="24"/>
          </w:rPr>
          <w:delText>收款确认</w:delText>
        </w:r>
      </w:del>
      <w:ins w:id="338" w:author="andrew" w:date="2021-08-05T15:40:00Z">
        <w:r w:rsidR="007478F7">
          <w:rPr>
            <w:rFonts w:ascii="宋体" w:eastAsia="宋体" w:hAnsi="宋体" w:cs="宋体" w:hint="eastAsia"/>
            <w:noProof/>
            <w:color w:val="FF0000"/>
            <w:kern w:val="0"/>
            <w:sz w:val="24"/>
            <w:szCs w:val="24"/>
          </w:rPr>
          <w:t>付款</w:t>
        </w:r>
      </w:ins>
      <w:r w:rsidR="00E314C7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。其它状态无操作按钮。</w:t>
      </w:r>
    </w:p>
    <w:p w14:paraId="7F3AEE70" w14:textId="16BFD3A5" w:rsidR="009424F1" w:rsidRDefault="009424F1" w:rsidP="009424F1">
      <w:pPr>
        <w:pStyle w:val="a5"/>
        <w:widowControl/>
        <w:ind w:left="840" w:firstLineChars="0" w:firstLine="0"/>
        <w:jc w:val="left"/>
        <w:rPr>
          <w:ins w:id="339" w:author="andrew" w:date="2021-08-05T15:41:00Z"/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(2)</w:t>
      </w: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查询</w:t>
      </w:r>
      <w:r w:rsidRPr="00ED4676">
        <w:rPr>
          <w:rFonts w:ascii="宋体" w:eastAsia="宋体" w:hAnsi="宋体" w:cs="宋体" w:hint="eastAsia"/>
          <w:noProof/>
          <w:kern w:val="0"/>
          <w:sz w:val="24"/>
          <w:szCs w:val="24"/>
        </w:rPr>
        <w:t>：根据输入的条件，查询相应日期范围的</w:t>
      </w:r>
      <w:del w:id="340" w:author="andrew" w:date="2021-08-05T15:41:00Z">
        <w:r w:rsidDel="007478F7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delText>退款</w:delText>
        </w:r>
      </w:del>
      <w:ins w:id="341" w:author="andrew" w:date="2021-08-05T15:41:00Z">
        <w:r w:rsidR="007478F7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提现申请</w:t>
        </w:r>
      </w:ins>
      <w:r w:rsidRPr="00ED4676">
        <w:rPr>
          <w:rFonts w:ascii="宋体" w:eastAsia="宋体" w:hAnsi="宋体" w:cs="宋体" w:hint="eastAsia"/>
          <w:noProof/>
          <w:kern w:val="0"/>
          <w:sz w:val="24"/>
          <w:szCs w:val="24"/>
        </w:rPr>
        <w:t>单。</w:t>
      </w:r>
    </w:p>
    <w:p w14:paraId="5827110B" w14:textId="6B4F5122" w:rsidR="007478F7" w:rsidRPr="001C6336" w:rsidRDefault="007478F7" w:rsidP="009424F1">
      <w:pPr>
        <w:pStyle w:val="a5"/>
        <w:widowControl/>
        <w:ind w:left="840" w:firstLineChars="0" w:firstLine="0"/>
        <w:jc w:val="left"/>
        <w:rPr>
          <w:rFonts w:ascii="宋体" w:eastAsia="宋体" w:hAnsi="宋体" w:cs="宋体" w:hint="eastAsia"/>
          <w:noProof/>
          <w:kern w:val="0"/>
          <w:sz w:val="24"/>
          <w:szCs w:val="24"/>
        </w:rPr>
      </w:pPr>
      <w:ins w:id="342" w:author="andrew" w:date="2021-08-05T15:41:00Z">
        <w:r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(</w:t>
        </w:r>
        <w:r>
          <w:rPr>
            <w:rFonts w:ascii="宋体" w:eastAsia="宋体" w:hAnsi="宋体" w:cs="宋体"/>
            <w:noProof/>
            <w:kern w:val="0"/>
            <w:sz w:val="24"/>
            <w:szCs w:val="24"/>
          </w:rPr>
          <w:t>3)</w:t>
        </w:r>
        <w:r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付款：申请状态的提现申请单可以付款，付款需要录入</w:t>
        </w:r>
      </w:ins>
      <w:ins w:id="343" w:author="andrew" w:date="2021-08-05T15:42:00Z">
        <w:r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实际支付金额及</w:t>
        </w:r>
      </w:ins>
      <w:ins w:id="344" w:author="andrew" w:date="2021-08-05T15:41:00Z">
        <w:r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付款方式，带出相应的</w:t>
        </w:r>
      </w:ins>
      <w:ins w:id="345" w:author="andrew" w:date="2021-08-05T15:42:00Z">
        <w:r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账户信息，付款账户信息可以修改。付款后，提现申请单状态成为</w:t>
        </w:r>
      </w:ins>
      <w:ins w:id="346" w:author="andrew" w:date="2021-08-05T15:43:00Z">
        <w:r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已付款状态，申请经销商在当前经销商的相应账户的可用余额减少（后台处理）。</w:t>
        </w:r>
      </w:ins>
    </w:p>
    <w:p w14:paraId="12DA3CF2" w14:textId="329845F0" w:rsidR="009424F1" w:rsidRPr="001C6336" w:rsidRDefault="009424F1" w:rsidP="009424F1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del w:id="347" w:author="andrew" w:date="2021-08-05T15:41:00Z">
        <w:r w:rsidDel="007478F7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delText>(3)</w:delText>
        </w:r>
      </w:del>
      <w:ins w:id="348" w:author="andrew" w:date="2021-08-05T15:41:00Z">
        <w:r w:rsidR="007478F7" w:rsidRPr="00217E74" w:rsidDel="007478F7">
          <w:rPr>
            <w:rFonts w:ascii="宋体" w:eastAsia="宋体" w:hAnsi="宋体" w:cs="宋体" w:hint="eastAsia"/>
            <w:b/>
            <w:noProof/>
            <w:kern w:val="0"/>
            <w:sz w:val="24"/>
            <w:szCs w:val="24"/>
          </w:rPr>
          <w:t xml:space="preserve"> </w:t>
        </w:r>
      </w:ins>
      <w:del w:id="349" w:author="andrew" w:date="2021-08-05T15:41:00Z">
        <w:r w:rsidRPr="00217E74" w:rsidDel="007478F7">
          <w:rPr>
            <w:rFonts w:ascii="宋体" w:eastAsia="宋体" w:hAnsi="宋体" w:cs="宋体" w:hint="eastAsia"/>
            <w:b/>
            <w:noProof/>
            <w:kern w:val="0"/>
            <w:sz w:val="24"/>
            <w:szCs w:val="24"/>
          </w:rPr>
          <w:delText>收款确认</w:delText>
        </w:r>
        <w:r w:rsidDel="007478F7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delText>：未收款状态的退款单可以收款确认，收款确认后，经销商在当前经销商的货款余额减少相应金额。</w:delText>
        </w:r>
      </w:del>
    </w:p>
    <w:p w14:paraId="5960C5F0" w14:textId="77777777" w:rsidR="009424F1" w:rsidRDefault="009424F1" w:rsidP="009424F1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14:paraId="7096609A" w14:textId="77777777" w:rsidR="00CA2782" w:rsidRDefault="00CA2782" w:rsidP="00AE16C3">
      <w:pPr>
        <w:pStyle w:val="a5"/>
        <w:widowControl/>
        <w:numPr>
          <w:ilvl w:val="0"/>
          <w:numId w:val="1"/>
        </w:numPr>
        <w:ind w:left="552" w:hangingChars="230" w:hanging="552"/>
        <w:jc w:val="left"/>
        <w:outlineLvl w:val="0"/>
        <w:rPr>
          <w:rFonts w:ascii="宋体" w:eastAsia="宋体" w:hAnsi="宋体" w:cs="宋体"/>
          <w:noProof/>
          <w:kern w:val="0"/>
          <w:sz w:val="24"/>
          <w:szCs w:val="24"/>
        </w:rPr>
      </w:pPr>
      <w:bookmarkStart w:id="350" w:name="_Toc17301026"/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我收到的注销单</w:t>
      </w:r>
      <w:bookmarkEnd w:id="350"/>
    </w:p>
    <w:p w14:paraId="5404DAAC" w14:textId="77777777" w:rsidR="008C3A7B" w:rsidRDefault="008C3A7B" w:rsidP="008C3A7B">
      <w:pPr>
        <w:pStyle w:val="a5"/>
        <w:widowControl/>
        <w:numPr>
          <w:ilvl w:val="0"/>
          <w:numId w:val="25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界面截图</w:t>
      </w:r>
    </w:p>
    <w:p w14:paraId="5945D385" w14:textId="77777777" w:rsidR="00AB23DC" w:rsidRPr="00AB23DC" w:rsidRDefault="00AB23DC" w:rsidP="00AB23DC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0FF637" wp14:editId="17658CAD">
            <wp:extent cx="2318042" cy="3327400"/>
            <wp:effectExtent l="0" t="0" r="6350" b="6350"/>
            <wp:docPr id="14" name="图片 14" descr="C:\Users\andrew\AppData\Roaming\Tencent\Users\358399800\QQ\WinTemp\RichOle\CB23S@~IYF38QP)%XTVDO8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ndrew\AppData\Roaming\Tencent\Users\358399800\QQ\WinTemp\RichOle\CB23S@~IYF38QP)%XTVDO8H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097" cy="332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089C1" w14:textId="77777777" w:rsidR="00AB23DC" w:rsidRPr="00AB23DC" w:rsidRDefault="00AB23DC" w:rsidP="00AB23DC">
      <w:pPr>
        <w:widowControl/>
        <w:ind w:left="85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941954A" w14:textId="77777777" w:rsidR="00A53A73" w:rsidRPr="0004084E" w:rsidRDefault="00A53A73" w:rsidP="00A53A73">
      <w:pPr>
        <w:widowControl/>
        <w:ind w:leftChars="405" w:left="85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4093278" w14:textId="77777777" w:rsidR="008C3A7B" w:rsidRDefault="008C3A7B" w:rsidP="008C3A7B">
      <w:pPr>
        <w:pStyle w:val="a5"/>
        <w:widowControl/>
        <w:numPr>
          <w:ilvl w:val="0"/>
          <w:numId w:val="25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界面要素说明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C51DC6" w14:paraId="6A68E7FA" w14:textId="77777777" w:rsidTr="00D4445C">
        <w:tc>
          <w:tcPr>
            <w:tcW w:w="1350" w:type="dxa"/>
          </w:tcPr>
          <w:p w14:paraId="3FE1DF5D" w14:textId="77777777" w:rsidR="00C51DC6" w:rsidRPr="00B039A1" w:rsidRDefault="00C51DC6" w:rsidP="00D4445C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350" w:type="dxa"/>
          </w:tcPr>
          <w:p w14:paraId="5742CE59" w14:textId="77777777" w:rsidR="00C51DC6" w:rsidRPr="00B039A1" w:rsidRDefault="00C51DC6" w:rsidP="00D4445C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350" w:type="dxa"/>
          </w:tcPr>
          <w:p w14:paraId="38F304D3" w14:textId="77777777" w:rsidR="00C51DC6" w:rsidRPr="00B039A1" w:rsidRDefault="00C51DC6" w:rsidP="00D4445C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350" w:type="dxa"/>
          </w:tcPr>
          <w:p w14:paraId="5E0CD9FC" w14:textId="77777777" w:rsidR="00C51DC6" w:rsidRPr="00B039A1" w:rsidRDefault="00C51DC6" w:rsidP="00D4445C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351" w:type="dxa"/>
          </w:tcPr>
          <w:p w14:paraId="2E136F64" w14:textId="77777777" w:rsidR="00C51DC6" w:rsidRPr="00B039A1" w:rsidRDefault="00C51DC6" w:rsidP="00D4445C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351" w:type="dxa"/>
          </w:tcPr>
          <w:p w14:paraId="3AA516CF" w14:textId="77777777" w:rsidR="00C51DC6" w:rsidRPr="00B039A1" w:rsidRDefault="00C51DC6" w:rsidP="00D4445C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C51DC6" w14:paraId="5EB10413" w14:textId="77777777" w:rsidTr="00D4445C">
        <w:tc>
          <w:tcPr>
            <w:tcW w:w="1350" w:type="dxa"/>
          </w:tcPr>
          <w:p w14:paraId="5598476C" w14:textId="77777777" w:rsidR="00C51DC6" w:rsidRDefault="00C51DC6" w:rsidP="00D4445C">
            <w:r>
              <w:t>单据日期</w:t>
            </w:r>
          </w:p>
        </w:tc>
        <w:tc>
          <w:tcPr>
            <w:tcW w:w="1350" w:type="dxa"/>
          </w:tcPr>
          <w:p w14:paraId="4DF8DFC3" w14:textId="77777777" w:rsidR="00C51DC6" w:rsidRDefault="00C51DC6" w:rsidP="00D4445C"/>
        </w:tc>
        <w:tc>
          <w:tcPr>
            <w:tcW w:w="1350" w:type="dxa"/>
          </w:tcPr>
          <w:p w14:paraId="5FAD1A66" w14:textId="77777777" w:rsidR="00C51DC6" w:rsidRDefault="00C51DC6" w:rsidP="00D4445C"/>
        </w:tc>
        <w:tc>
          <w:tcPr>
            <w:tcW w:w="1350" w:type="dxa"/>
          </w:tcPr>
          <w:p w14:paraId="0EDA9DBD" w14:textId="77777777" w:rsidR="00C51DC6" w:rsidRDefault="00C51DC6" w:rsidP="00D4445C"/>
        </w:tc>
        <w:tc>
          <w:tcPr>
            <w:tcW w:w="1351" w:type="dxa"/>
          </w:tcPr>
          <w:p w14:paraId="73E2179A" w14:textId="77777777" w:rsidR="00C51DC6" w:rsidRDefault="00C51DC6" w:rsidP="00D4445C"/>
        </w:tc>
        <w:tc>
          <w:tcPr>
            <w:tcW w:w="1351" w:type="dxa"/>
          </w:tcPr>
          <w:p w14:paraId="43B054C6" w14:textId="77777777" w:rsidR="00C51DC6" w:rsidRDefault="00C51DC6" w:rsidP="00D4445C">
            <w:r>
              <w:t>只读</w:t>
            </w:r>
          </w:p>
        </w:tc>
      </w:tr>
      <w:tr w:rsidR="00C51DC6" w14:paraId="67526F68" w14:textId="77777777" w:rsidTr="00D4445C">
        <w:tc>
          <w:tcPr>
            <w:tcW w:w="1350" w:type="dxa"/>
          </w:tcPr>
          <w:p w14:paraId="47F62611" w14:textId="77777777" w:rsidR="00C51DC6" w:rsidRDefault="00C51DC6" w:rsidP="00D4445C">
            <w:r>
              <w:t>单据状态</w:t>
            </w:r>
          </w:p>
        </w:tc>
        <w:tc>
          <w:tcPr>
            <w:tcW w:w="1350" w:type="dxa"/>
          </w:tcPr>
          <w:p w14:paraId="491F39DC" w14:textId="77777777" w:rsidR="00C51DC6" w:rsidRDefault="00C51DC6" w:rsidP="00C51DC6">
            <w:r>
              <w:t>申请</w:t>
            </w:r>
            <w:r>
              <w:rPr>
                <w:rFonts w:hint="eastAsia"/>
              </w:rPr>
              <w:t>/</w:t>
            </w:r>
            <w:r w:rsidRPr="00C51DC6">
              <w:rPr>
                <w:rFonts w:hint="eastAsia"/>
                <w:color w:val="FF0000"/>
              </w:rPr>
              <w:t>退款中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已审核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退保证金</w:t>
            </w:r>
            <w:r>
              <w:rPr>
                <w:rFonts w:hint="eastAsia"/>
              </w:rPr>
              <w:t>)/</w:t>
            </w:r>
            <w:r>
              <w:rPr>
                <w:rFonts w:hint="eastAsia"/>
              </w:rPr>
              <w:t>已退款确认</w:t>
            </w:r>
          </w:p>
        </w:tc>
        <w:tc>
          <w:tcPr>
            <w:tcW w:w="1350" w:type="dxa"/>
          </w:tcPr>
          <w:p w14:paraId="4DFB8509" w14:textId="77777777" w:rsidR="00C51DC6" w:rsidRDefault="00C51DC6" w:rsidP="00D4445C"/>
        </w:tc>
        <w:tc>
          <w:tcPr>
            <w:tcW w:w="1350" w:type="dxa"/>
          </w:tcPr>
          <w:p w14:paraId="452B9B7C" w14:textId="77777777" w:rsidR="00C51DC6" w:rsidRDefault="00C51DC6" w:rsidP="00D4445C"/>
        </w:tc>
        <w:tc>
          <w:tcPr>
            <w:tcW w:w="1351" w:type="dxa"/>
          </w:tcPr>
          <w:p w14:paraId="34F8CF7F" w14:textId="77777777" w:rsidR="00C51DC6" w:rsidRDefault="00C51DC6" w:rsidP="00D4445C"/>
        </w:tc>
        <w:tc>
          <w:tcPr>
            <w:tcW w:w="1351" w:type="dxa"/>
          </w:tcPr>
          <w:p w14:paraId="483D00BF" w14:textId="77777777" w:rsidR="00C51DC6" w:rsidRDefault="00C51DC6" w:rsidP="00D4445C">
            <w:r>
              <w:t>只读</w:t>
            </w:r>
          </w:p>
        </w:tc>
      </w:tr>
      <w:tr w:rsidR="00C51DC6" w14:paraId="4863D871" w14:textId="77777777" w:rsidTr="00D4445C">
        <w:tc>
          <w:tcPr>
            <w:tcW w:w="1350" w:type="dxa"/>
          </w:tcPr>
          <w:p w14:paraId="6088E8AF" w14:textId="77777777" w:rsidR="00C51DC6" w:rsidRDefault="00C51DC6" w:rsidP="00D4445C">
            <w:r>
              <w:t>经销商编号</w:t>
            </w:r>
          </w:p>
        </w:tc>
        <w:tc>
          <w:tcPr>
            <w:tcW w:w="1350" w:type="dxa"/>
          </w:tcPr>
          <w:p w14:paraId="7F535DBC" w14:textId="77777777" w:rsidR="00C51DC6" w:rsidRDefault="00C51DC6" w:rsidP="00D4445C"/>
        </w:tc>
        <w:tc>
          <w:tcPr>
            <w:tcW w:w="1350" w:type="dxa"/>
          </w:tcPr>
          <w:p w14:paraId="3C3FDF2C" w14:textId="77777777" w:rsidR="00C51DC6" w:rsidRDefault="00C51DC6" w:rsidP="00D4445C"/>
        </w:tc>
        <w:tc>
          <w:tcPr>
            <w:tcW w:w="1350" w:type="dxa"/>
          </w:tcPr>
          <w:p w14:paraId="796167C8" w14:textId="77777777" w:rsidR="00C51DC6" w:rsidRDefault="00C51DC6" w:rsidP="00D4445C"/>
        </w:tc>
        <w:tc>
          <w:tcPr>
            <w:tcW w:w="1351" w:type="dxa"/>
          </w:tcPr>
          <w:p w14:paraId="28D76AD4" w14:textId="77777777" w:rsidR="00C51DC6" w:rsidRDefault="00C51DC6" w:rsidP="00D4445C"/>
        </w:tc>
        <w:tc>
          <w:tcPr>
            <w:tcW w:w="1351" w:type="dxa"/>
          </w:tcPr>
          <w:p w14:paraId="6B2A1490" w14:textId="77777777" w:rsidR="00C51DC6" w:rsidRDefault="00C51DC6" w:rsidP="00D4445C">
            <w:r>
              <w:t>只读</w:t>
            </w:r>
          </w:p>
        </w:tc>
      </w:tr>
      <w:tr w:rsidR="00C51DC6" w14:paraId="2B0B7F9F" w14:textId="77777777" w:rsidTr="00D4445C">
        <w:tc>
          <w:tcPr>
            <w:tcW w:w="1350" w:type="dxa"/>
          </w:tcPr>
          <w:p w14:paraId="397331E8" w14:textId="77777777" w:rsidR="00C51DC6" w:rsidRDefault="00C51DC6" w:rsidP="00D4445C">
            <w:r>
              <w:t>姓名</w:t>
            </w:r>
          </w:p>
        </w:tc>
        <w:tc>
          <w:tcPr>
            <w:tcW w:w="1350" w:type="dxa"/>
          </w:tcPr>
          <w:p w14:paraId="134E565E" w14:textId="77777777" w:rsidR="00C51DC6" w:rsidRDefault="00C51DC6" w:rsidP="00D4445C">
            <w:r>
              <w:t>字符串</w:t>
            </w:r>
          </w:p>
        </w:tc>
        <w:tc>
          <w:tcPr>
            <w:tcW w:w="1350" w:type="dxa"/>
          </w:tcPr>
          <w:p w14:paraId="3F5419C2" w14:textId="77777777" w:rsidR="00C51DC6" w:rsidRDefault="00C51DC6" w:rsidP="00D4445C"/>
        </w:tc>
        <w:tc>
          <w:tcPr>
            <w:tcW w:w="1350" w:type="dxa"/>
          </w:tcPr>
          <w:p w14:paraId="186CF781" w14:textId="77777777" w:rsidR="00C51DC6" w:rsidRDefault="00C51DC6" w:rsidP="00D4445C"/>
        </w:tc>
        <w:tc>
          <w:tcPr>
            <w:tcW w:w="1351" w:type="dxa"/>
          </w:tcPr>
          <w:p w14:paraId="275FC30B" w14:textId="77777777" w:rsidR="00C51DC6" w:rsidRDefault="00C51DC6" w:rsidP="00D4445C"/>
        </w:tc>
        <w:tc>
          <w:tcPr>
            <w:tcW w:w="1351" w:type="dxa"/>
          </w:tcPr>
          <w:p w14:paraId="1FCA32CC" w14:textId="77777777" w:rsidR="00C51DC6" w:rsidRDefault="00C51DC6" w:rsidP="00C51DC6">
            <w:r>
              <w:t>只读</w:t>
            </w:r>
          </w:p>
        </w:tc>
      </w:tr>
      <w:tr w:rsidR="00AB23DC" w14:paraId="035753E8" w14:textId="77777777" w:rsidTr="001700EC">
        <w:tc>
          <w:tcPr>
            <w:tcW w:w="1350" w:type="dxa"/>
          </w:tcPr>
          <w:p w14:paraId="732BC37C" w14:textId="77777777" w:rsidR="00AB23DC" w:rsidRDefault="00AB23DC" w:rsidP="001700EC">
            <w:r>
              <w:rPr>
                <w:rFonts w:hint="eastAsia"/>
              </w:rPr>
              <w:t>注销原因</w:t>
            </w:r>
          </w:p>
        </w:tc>
        <w:tc>
          <w:tcPr>
            <w:tcW w:w="1350" w:type="dxa"/>
          </w:tcPr>
          <w:p w14:paraId="70F76C3F" w14:textId="77777777" w:rsidR="00AB23DC" w:rsidRDefault="00AB23DC" w:rsidP="001700EC"/>
        </w:tc>
        <w:tc>
          <w:tcPr>
            <w:tcW w:w="1350" w:type="dxa"/>
          </w:tcPr>
          <w:p w14:paraId="5F00A4FF" w14:textId="77777777" w:rsidR="00AB23DC" w:rsidRDefault="00AB23DC" w:rsidP="001700EC"/>
        </w:tc>
        <w:tc>
          <w:tcPr>
            <w:tcW w:w="1350" w:type="dxa"/>
          </w:tcPr>
          <w:p w14:paraId="36C6AB12" w14:textId="77777777" w:rsidR="00AB23DC" w:rsidRDefault="00AB23DC" w:rsidP="001700EC"/>
        </w:tc>
        <w:tc>
          <w:tcPr>
            <w:tcW w:w="1351" w:type="dxa"/>
          </w:tcPr>
          <w:p w14:paraId="7E9DA29C" w14:textId="77777777" w:rsidR="00AB23DC" w:rsidRDefault="00AB23DC" w:rsidP="001700EC"/>
        </w:tc>
        <w:tc>
          <w:tcPr>
            <w:tcW w:w="1351" w:type="dxa"/>
          </w:tcPr>
          <w:p w14:paraId="0074290C" w14:textId="77777777" w:rsidR="00AB23DC" w:rsidRDefault="00AB23DC" w:rsidP="001700EC"/>
        </w:tc>
      </w:tr>
      <w:tr w:rsidR="00C51DC6" w14:paraId="0C3FD19A" w14:textId="77777777" w:rsidTr="00D4445C">
        <w:tc>
          <w:tcPr>
            <w:tcW w:w="1350" w:type="dxa"/>
          </w:tcPr>
          <w:p w14:paraId="483A94A5" w14:textId="77777777" w:rsidR="00C51DC6" w:rsidRDefault="00C51DC6" w:rsidP="00D4445C">
            <w:r>
              <w:rPr>
                <w:rFonts w:hint="eastAsia"/>
              </w:rPr>
              <w:t>备注</w:t>
            </w:r>
          </w:p>
        </w:tc>
        <w:tc>
          <w:tcPr>
            <w:tcW w:w="1350" w:type="dxa"/>
          </w:tcPr>
          <w:p w14:paraId="0A65471C" w14:textId="77777777" w:rsidR="00C51DC6" w:rsidRDefault="00C51DC6" w:rsidP="00D4445C"/>
        </w:tc>
        <w:tc>
          <w:tcPr>
            <w:tcW w:w="1350" w:type="dxa"/>
          </w:tcPr>
          <w:p w14:paraId="6A65A422" w14:textId="77777777" w:rsidR="00C51DC6" w:rsidRDefault="00C51DC6" w:rsidP="00D4445C"/>
        </w:tc>
        <w:tc>
          <w:tcPr>
            <w:tcW w:w="1350" w:type="dxa"/>
          </w:tcPr>
          <w:p w14:paraId="58569793" w14:textId="77777777" w:rsidR="00C51DC6" w:rsidRDefault="00C51DC6" w:rsidP="00D4445C"/>
        </w:tc>
        <w:tc>
          <w:tcPr>
            <w:tcW w:w="1351" w:type="dxa"/>
          </w:tcPr>
          <w:p w14:paraId="0D01B979" w14:textId="77777777" w:rsidR="00C51DC6" w:rsidRDefault="00C51DC6" w:rsidP="00D4445C"/>
        </w:tc>
        <w:tc>
          <w:tcPr>
            <w:tcW w:w="1351" w:type="dxa"/>
          </w:tcPr>
          <w:p w14:paraId="16350CFC" w14:textId="77777777" w:rsidR="00C51DC6" w:rsidRDefault="00C51DC6" w:rsidP="00D4445C"/>
        </w:tc>
      </w:tr>
      <w:tr w:rsidR="00C51DC6" w:rsidRPr="004170EF" w14:paraId="776DD18F" w14:textId="77777777" w:rsidTr="00D4445C">
        <w:tc>
          <w:tcPr>
            <w:tcW w:w="1350" w:type="dxa"/>
          </w:tcPr>
          <w:p w14:paraId="0758C150" w14:textId="77777777" w:rsidR="00C51DC6" w:rsidRPr="004170EF" w:rsidRDefault="00C51DC6" w:rsidP="00D4445C">
            <w:pPr>
              <w:rPr>
                <w:color w:val="FF0000"/>
              </w:rPr>
            </w:pPr>
            <w:r w:rsidRPr="004170EF">
              <w:rPr>
                <w:color w:val="FF0000"/>
              </w:rPr>
              <w:t>是否已退</w:t>
            </w:r>
            <w:r w:rsidRPr="004170EF">
              <w:rPr>
                <w:rFonts w:hint="eastAsia"/>
                <w:color w:val="FF0000"/>
              </w:rPr>
              <w:t>货款</w:t>
            </w:r>
          </w:p>
        </w:tc>
        <w:tc>
          <w:tcPr>
            <w:tcW w:w="1350" w:type="dxa"/>
          </w:tcPr>
          <w:p w14:paraId="72FCCEA9" w14:textId="77777777" w:rsidR="00C51DC6" w:rsidRPr="004170EF" w:rsidRDefault="00C51DC6" w:rsidP="00D4445C">
            <w:pPr>
              <w:rPr>
                <w:color w:val="FF0000"/>
              </w:rPr>
            </w:pPr>
          </w:p>
        </w:tc>
        <w:tc>
          <w:tcPr>
            <w:tcW w:w="1350" w:type="dxa"/>
          </w:tcPr>
          <w:p w14:paraId="679116DD" w14:textId="77777777" w:rsidR="00C51DC6" w:rsidRPr="004170EF" w:rsidRDefault="00C51DC6" w:rsidP="00D4445C">
            <w:pPr>
              <w:rPr>
                <w:color w:val="FF0000"/>
              </w:rPr>
            </w:pPr>
          </w:p>
        </w:tc>
        <w:tc>
          <w:tcPr>
            <w:tcW w:w="1350" w:type="dxa"/>
          </w:tcPr>
          <w:p w14:paraId="442704A9" w14:textId="77777777" w:rsidR="00C51DC6" w:rsidRPr="004170EF" w:rsidRDefault="00C51DC6" w:rsidP="00D4445C">
            <w:pPr>
              <w:rPr>
                <w:color w:val="FF0000"/>
              </w:rPr>
            </w:pPr>
          </w:p>
        </w:tc>
        <w:tc>
          <w:tcPr>
            <w:tcW w:w="1351" w:type="dxa"/>
          </w:tcPr>
          <w:p w14:paraId="27EAA236" w14:textId="77777777" w:rsidR="00C51DC6" w:rsidRPr="004170EF" w:rsidRDefault="00C51DC6" w:rsidP="00D4445C">
            <w:pPr>
              <w:rPr>
                <w:color w:val="FF0000"/>
              </w:rPr>
            </w:pPr>
            <w:r w:rsidRPr="004170EF">
              <w:rPr>
                <w:color w:val="FF0000"/>
              </w:rPr>
              <w:t>否</w:t>
            </w:r>
          </w:p>
        </w:tc>
        <w:tc>
          <w:tcPr>
            <w:tcW w:w="1351" w:type="dxa"/>
          </w:tcPr>
          <w:p w14:paraId="6F5DAAC9" w14:textId="77777777" w:rsidR="00C51DC6" w:rsidRPr="004170EF" w:rsidRDefault="00C51DC6" w:rsidP="00D4445C">
            <w:pPr>
              <w:rPr>
                <w:color w:val="FF0000"/>
              </w:rPr>
            </w:pPr>
            <w:r w:rsidRPr="004170EF">
              <w:rPr>
                <w:color w:val="FF0000"/>
              </w:rPr>
              <w:t>需要退货款的注销单才显示</w:t>
            </w:r>
          </w:p>
        </w:tc>
      </w:tr>
      <w:tr w:rsidR="00C51DC6" w14:paraId="31011E22" w14:textId="77777777" w:rsidTr="00D4445C">
        <w:tc>
          <w:tcPr>
            <w:tcW w:w="1350" w:type="dxa"/>
          </w:tcPr>
          <w:p w14:paraId="4B0D548F" w14:textId="77777777" w:rsidR="00C51DC6" w:rsidRDefault="00C51DC6" w:rsidP="00D4445C">
            <w:r>
              <w:t>退款方式</w:t>
            </w:r>
          </w:p>
        </w:tc>
        <w:tc>
          <w:tcPr>
            <w:tcW w:w="1350" w:type="dxa"/>
          </w:tcPr>
          <w:p w14:paraId="5971C44B" w14:textId="77777777" w:rsidR="00C51DC6" w:rsidRDefault="00C51DC6" w:rsidP="00D4445C">
            <w:r>
              <w:t>现金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银行转账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支付宝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微信</w:t>
            </w:r>
          </w:p>
        </w:tc>
        <w:tc>
          <w:tcPr>
            <w:tcW w:w="1350" w:type="dxa"/>
          </w:tcPr>
          <w:p w14:paraId="7C8462FC" w14:textId="77777777" w:rsidR="00C51DC6" w:rsidRDefault="00C51DC6" w:rsidP="00D4445C">
            <w:r>
              <w:t>是</w:t>
            </w:r>
          </w:p>
        </w:tc>
        <w:tc>
          <w:tcPr>
            <w:tcW w:w="1350" w:type="dxa"/>
          </w:tcPr>
          <w:p w14:paraId="7DD65368" w14:textId="77777777" w:rsidR="00C51DC6" w:rsidRDefault="00C51DC6" w:rsidP="00D4445C"/>
        </w:tc>
        <w:tc>
          <w:tcPr>
            <w:tcW w:w="1351" w:type="dxa"/>
          </w:tcPr>
          <w:p w14:paraId="224AB259" w14:textId="77777777" w:rsidR="00C51DC6" w:rsidRDefault="00C51DC6" w:rsidP="00D4445C">
            <w:r>
              <w:t>银行转账</w:t>
            </w:r>
          </w:p>
        </w:tc>
        <w:tc>
          <w:tcPr>
            <w:tcW w:w="1351" w:type="dxa"/>
          </w:tcPr>
          <w:p w14:paraId="26A8B3A9" w14:textId="77777777" w:rsidR="00C51DC6" w:rsidRDefault="00C51DC6" w:rsidP="00D4445C"/>
        </w:tc>
      </w:tr>
      <w:tr w:rsidR="00C51DC6" w14:paraId="7917B629" w14:textId="77777777" w:rsidTr="00D4445C">
        <w:tc>
          <w:tcPr>
            <w:tcW w:w="1350" w:type="dxa"/>
          </w:tcPr>
          <w:p w14:paraId="12EDB99F" w14:textId="77777777" w:rsidR="00C51DC6" w:rsidRDefault="00C51DC6" w:rsidP="00D4445C">
            <w:r>
              <w:t>收款账户信息</w:t>
            </w:r>
          </w:p>
        </w:tc>
        <w:tc>
          <w:tcPr>
            <w:tcW w:w="1350" w:type="dxa"/>
          </w:tcPr>
          <w:p w14:paraId="44F6D63D" w14:textId="77777777" w:rsidR="00C51DC6" w:rsidRDefault="00C51DC6" w:rsidP="00D4445C"/>
        </w:tc>
        <w:tc>
          <w:tcPr>
            <w:tcW w:w="1350" w:type="dxa"/>
          </w:tcPr>
          <w:p w14:paraId="4C85B4F5" w14:textId="77777777" w:rsidR="00C51DC6" w:rsidRDefault="00C51DC6" w:rsidP="00D4445C"/>
        </w:tc>
        <w:tc>
          <w:tcPr>
            <w:tcW w:w="1350" w:type="dxa"/>
          </w:tcPr>
          <w:p w14:paraId="407BE9D4" w14:textId="77777777" w:rsidR="00C51DC6" w:rsidRDefault="00C51DC6" w:rsidP="00D4445C"/>
        </w:tc>
        <w:tc>
          <w:tcPr>
            <w:tcW w:w="1351" w:type="dxa"/>
          </w:tcPr>
          <w:p w14:paraId="6CC64726" w14:textId="77777777" w:rsidR="00C51DC6" w:rsidRDefault="00C51DC6" w:rsidP="00D4445C"/>
        </w:tc>
        <w:tc>
          <w:tcPr>
            <w:tcW w:w="1351" w:type="dxa"/>
          </w:tcPr>
          <w:p w14:paraId="0DA4748B" w14:textId="77777777" w:rsidR="00C51DC6" w:rsidRDefault="00C51DC6" w:rsidP="00D4445C">
            <w:r>
              <w:t>只读</w:t>
            </w:r>
            <w:r>
              <w:rPr>
                <w:rFonts w:hint="eastAsia"/>
              </w:rPr>
              <w:t>，</w:t>
            </w:r>
            <w:r>
              <w:t>根据退款方式自动获取经销商的账户信息</w:t>
            </w:r>
          </w:p>
        </w:tc>
      </w:tr>
      <w:tr w:rsidR="00C51DC6" w14:paraId="65938342" w14:textId="77777777" w:rsidTr="00D4445C">
        <w:tc>
          <w:tcPr>
            <w:tcW w:w="1350" w:type="dxa"/>
          </w:tcPr>
          <w:p w14:paraId="1DB42F8B" w14:textId="77777777" w:rsidR="00C51DC6" w:rsidRDefault="00C51DC6" w:rsidP="00D4445C">
            <w:r>
              <w:t>开户银行</w:t>
            </w:r>
          </w:p>
        </w:tc>
        <w:tc>
          <w:tcPr>
            <w:tcW w:w="1350" w:type="dxa"/>
          </w:tcPr>
          <w:p w14:paraId="2490A9A9" w14:textId="77777777" w:rsidR="00C51DC6" w:rsidRDefault="00C51DC6" w:rsidP="00D4445C"/>
        </w:tc>
        <w:tc>
          <w:tcPr>
            <w:tcW w:w="1350" w:type="dxa"/>
          </w:tcPr>
          <w:p w14:paraId="5CC97AC8" w14:textId="77777777" w:rsidR="00C51DC6" w:rsidRDefault="00C51DC6" w:rsidP="00D4445C"/>
        </w:tc>
        <w:tc>
          <w:tcPr>
            <w:tcW w:w="1350" w:type="dxa"/>
          </w:tcPr>
          <w:p w14:paraId="387821F3" w14:textId="77777777" w:rsidR="00C51DC6" w:rsidRDefault="00C51DC6" w:rsidP="00D4445C"/>
        </w:tc>
        <w:tc>
          <w:tcPr>
            <w:tcW w:w="1351" w:type="dxa"/>
          </w:tcPr>
          <w:p w14:paraId="73BB3234" w14:textId="77777777" w:rsidR="00C51DC6" w:rsidRDefault="00C51DC6" w:rsidP="00D4445C">
            <w:r>
              <w:t>公司开会银行</w:t>
            </w:r>
          </w:p>
        </w:tc>
        <w:tc>
          <w:tcPr>
            <w:tcW w:w="1351" w:type="dxa"/>
          </w:tcPr>
          <w:p w14:paraId="6F81E74E" w14:textId="77777777" w:rsidR="00C51DC6" w:rsidRDefault="00C51DC6" w:rsidP="00D4445C">
            <w:r>
              <w:t>银行转账必填</w:t>
            </w:r>
            <w:r>
              <w:rPr>
                <w:rFonts w:hint="eastAsia"/>
              </w:rPr>
              <w:t>，</w:t>
            </w:r>
            <w:r>
              <w:t>其它方式不显示</w:t>
            </w:r>
          </w:p>
        </w:tc>
      </w:tr>
      <w:tr w:rsidR="00C51DC6" w14:paraId="16496AF3" w14:textId="77777777" w:rsidTr="00D4445C">
        <w:tc>
          <w:tcPr>
            <w:tcW w:w="1350" w:type="dxa"/>
          </w:tcPr>
          <w:p w14:paraId="671F78C7" w14:textId="77777777" w:rsidR="00C51DC6" w:rsidRDefault="00C51DC6" w:rsidP="00D4445C">
            <w:r>
              <w:lastRenderedPageBreak/>
              <w:t>户名</w:t>
            </w:r>
          </w:p>
        </w:tc>
        <w:tc>
          <w:tcPr>
            <w:tcW w:w="1350" w:type="dxa"/>
          </w:tcPr>
          <w:p w14:paraId="3D696986" w14:textId="77777777" w:rsidR="00C51DC6" w:rsidRDefault="00C51DC6" w:rsidP="00D4445C"/>
        </w:tc>
        <w:tc>
          <w:tcPr>
            <w:tcW w:w="1350" w:type="dxa"/>
          </w:tcPr>
          <w:p w14:paraId="1001FD7E" w14:textId="77777777" w:rsidR="00C51DC6" w:rsidRDefault="00C51DC6" w:rsidP="00D4445C"/>
        </w:tc>
        <w:tc>
          <w:tcPr>
            <w:tcW w:w="1350" w:type="dxa"/>
          </w:tcPr>
          <w:p w14:paraId="37668D03" w14:textId="77777777" w:rsidR="00C51DC6" w:rsidRDefault="00C51DC6" w:rsidP="00D4445C"/>
        </w:tc>
        <w:tc>
          <w:tcPr>
            <w:tcW w:w="1351" w:type="dxa"/>
          </w:tcPr>
          <w:p w14:paraId="743C7571" w14:textId="77777777" w:rsidR="00C51DC6" w:rsidRDefault="00C51DC6" w:rsidP="00D4445C">
            <w:r>
              <w:t>公司户名</w:t>
            </w:r>
          </w:p>
        </w:tc>
        <w:tc>
          <w:tcPr>
            <w:tcW w:w="1351" w:type="dxa"/>
          </w:tcPr>
          <w:p w14:paraId="4E726995" w14:textId="77777777" w:rsidR="00C51DC6" w:rsidRDefault="00C51DC6" w:rsidP="00D4445C">
            <w:r>
              <w:t>银行转账必填</w:t>
            </w:r>
            <w:r>
              <w:rPr>
                <w:rFonts w:hint="eastAsia"/>
              </w:rPr>
              <w:t>，</w:t>
            </w:r>
            <w:r>
              <w:t>其它方式不显示</w:t>
            </w:r>
          </w:p>
        </w:tc>
      </w:tr>
      <w:tr w:rsidR="00C51DC6" w14:paraId="5626AB24" w14:textId="77777777" w:rsidTr="00D4445C">
        <w:tc>
          <w:tcPr>
            <w:tcW w:w="1350" w:type="dxa"/>
          </w:tcPr>
          <w:p w14:paraId="19989C62" w14:textId="77777777" w:rsidR="00C51DC6" w:rsidRDefault="00C51DC6" w:rsidP="00D4445C">
            <w:r>
              <w:t>账户</w:t>
            </w:r>
          </w:p>
        </w:tc>
        <w:tc>
          <w:tcPr>
            <w:tcW w:w="1350" w:type="dxa"/>
          </w:tcPr>
          <w:p w14:paraId="0EB4269C" w14:textId="77777777" w:rsidR="00C51DC6" w:rsidRDefault="00C51DC6" w:rsidP="00D4445C"/>
        </w:tc>
        <w:tc>
          <w:tcPr>
            <w:tcW w:w="1350" w:type="dxa"/>
          </w:tcPr>
          <w:p w14:paraId="3039DB55" w14:textId="77777777" w:rsidR="00C51DC6" w:rsidRDefault="00C51DC6" w:rsidP="00D4445C"/>
        </w:tc>
        <w:tc>
          <w:tcPr>
            <w:tcW w:w="1350" w:type="dxa"/>
          </w:tcPr>
          <w:p w14:paraId="36A0093F" w14:textId="77777777" w:rsidR="00C51DC6" w:rsidRDefault="00C51DC6" w:rsidP="00D4445C"/>
        </w:tc>
        <w:tc>
          <w:tcPr>
            <w:tcW w:w="1351" w:type="dxa"/>
          </w:tcPr>
          <w:p w14:paraId="348F86A9" w14:textId="77777777" w:rsidR="00C51DC6" w:rsidRDefault="00C51DC6" w:rsidP="00D4445C">
            <w:r>
              <w:t>公司账户</w:t>
            </w:r>
            <w:r>
              <w:rPr>
                <w:rFonts w:hint="eastAsia"/>
              </w:rPr>
              <w:t>，</w:t>
            </w:r>
            <w:r>
              <w:t>根据退款方式获取</w:t>
            </w:r>
          </w:p>
        </w:tc>
        <w:tc>
          <w:tcPr>
            <w:tcW w:w="1351" w:type="dxa"/>
          </w:tcPr>
          <w:p w14:paraId="012DD3E5" w14:textId="77777777" w:rsidR="00C51DC6" w:rsidRDefault="00C51DC6" w:rsidP="00D4445C">
            <w:r>
              <w:t>银行转账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支付宝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微信必填</w:t>
            </w:r>
          </w:p>
        </w:tc>
      </w:tr>
    </w:tbl>
    <w:p w14:paraId="248071B4" w14:textId="77777777" w:rsidR="00C51DC6" w:rsidRDefault="00C51DC6" w:rsidP="00C51DC6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14:paraId="6E96BB5D" w14:textId="77777777" w:rsidR="008C3A7B" w:rsidRDefault="008C3A7B" w:rsidP="008C3A7B">
      <w:pPr>
        <w:pStyle w:val="a5"/>
        <w:widowControl/>
        <w:numPr>
          <w:ilvl w:val="0"/>
          <w:numId w:val="25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操作说明</w:t>
      </w:r>
    </w:p>
    <w:p w14:paraId="279EC8BC" w14:textId="77777777" w:rsidR="00C51DC6" w:rsidRDefault="00C51DC6" w:rsidP="00C51DC6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(1)</w:t>
      </w: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进入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：显示所有注销申请单(一页)，也可以切换查看其它状态的注销申请单。均显示的是等待自己处理的注销申请单或自己处理过的注销申请单。</w:t>
      </w:r>
      <w:r w:rsidRPr="00ED4676">
        <w:rPr>
          <w:rFonts w:ascii="宋体" w:eastAsia="宋体" w:hAnsi="宋体" w:cs="宋体" w:hint="eastAsia"/>
          <w:noProof/>
          <w:kern w:val="0"/>
          <w:sz w:val="24"/>
          <w:szCs w:val="24"/>
        </w:rPr>
        <w:t>往上滚屏可以自动带出剩下的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注销申请</w:t>
      </w:r>
      <w:r w:rsidRPr="00ED4676">
        <w:rPr>
          <w:rFonts w:ascii="宋体" w:eastAsia="宋体" w:hAnsi="宋体" w:cs="宋体" w:hint="eastAsia"/>
          <w:noProof/>
          <w:kern w:val="0"/>
          <w:sz w:val="24"/>
          <w:szCs w:val="24"/>
        </w:rPr>
        <w:t>单。</w:t>
      </w:r>
      <w:r w:rsidR="00E314C7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对于每个注销单项，根据注销单状态显示相应的操作按钮：申请状态：退货款。其它状态无操作按钮。</w:t>
      </w:r>
    </w:p>
    <w:p w14:paraId="1187A825" w14:textId="77777777" w:rsidR="00C51DC6" w:rsidRPr="001C6336" w:rsidRDefault="00C51DC6" w:rsidP="00C51DC6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(2)</w:t>
      </w: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查询</w:t>
      </w:r>
      <w:r w:rsidRPr="00ED4676">
        <w:rPr>
          <w:rFonts w:ascii="宋体" w:eastAsia="宋体" w:hAnsi="宋体" w:cs="宋体" w:hint="eastAsia"/>
          <w:noProof/>
          <w:kern w:val="0"/>
          <w:sz w:val="24"/>
          <w:szCs w:val="24"/>
        </w:rPr>
        <w:t>：根据输入的条件，查询相应日期范围的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注销申请</w:t>
      </w:r>
      <w:r w:rsidRPr="00ED4676">
        <w:rPr>
          <w:rFonts w:ascii="宋体" w:eastAsia="宋体" w:hAnsi="宋体" w:cs="宋体" w:hint="eastAsia"/>
          <w:noProof/>
          <w:kern w:val="0"/>
          <w:sz w:val="24"/>
          <w:szCs w:val="24"/>
        </w:rPr>
        <w:t>。</w:t>
      </w:r>
    </w:p>
    <w:p w14:paraId="1C4A50BC" w14:textId="77777777" w:rsidR="00C51DC6" w:rsidRPr="001C6336" w:rsidRDefault="00C51DC6" w:rsidP="00C51DC6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(3)</w:t>
      </w: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退货款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：申请状态的付款单可以退货款操作，</w:t>
      </w:r>
      <w:r w:rsidRPr="00C51DC6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必须勾选已经退货款多少元，并填写付款方式和付款账户信息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。退货款后，申请注销的经销商在当前经销商的货款余额清零。。</w:t>
      </w:r>
    </w:p>
    <w:p w14:paraId="6A080619" w14:textId="77777777" w:rsidR="00C51DC6" w:rsidRDefault="00C51DC6" w:rsidP="00C51DC6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14:paraId="50DEEA10" w14:textId="77777777" w:rsidR="008C3A7B" w:rsidRDefault="00C51DC6" w:rsidP="00AE16C3">
      <w:pPr>
        <w:pStyle w:val="a5"/>
        <w:widowControl/>
        <w:numPr>
          <w:ilvl w:val="0"/>
          <w:numId w:val="1"/>
        </w:numPr>
        <w:ind w:left="552" w:hangingChars="230" w:hanging="552"/>
        <w:jc w:val="left"/>
        <w:outlineLvl w:val="0"/>
        <w:rPr>
          <w:rFonts w:ascii="宋体" w:eastAsia="宋体" w:hAnsi="宋体" w:cs="宋体"/>
          <w:noProof/>
          <w:kern w:val="0"/>
          <w:sz w:val="24"/>
          <w:szCs w:val="24"/>
        </w:rPr>
      </w:pPr>
      <w:bookmarkStart w:id="351" w:name="_Toc17301027"/>
      <w:r>
        <w:rPr>
          <w:rFonts w:ascii="宋体" w:eastAsia="宋体" w:hAnsi="宋体" w:cs="宋体"/>
          <w:noProof/>
          <w:kern w:val="0"/>
          <w:sz w:val="24"/>
          <w:szCs w:val="24"/>
        </w:rPr>
        <w:t>“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我的</w:t>
      </w:r>
      <w:r>
        <w:rPr>
          <w:rFonts w:ascii="宋体" w:eastAsia="宋体" w:hAnsi="宋体" w:cs="宋体"/>
          <w:noProof/>
          <w:kern w:val="0"/>
          <w:sz w:val="24"/>
          <w:szCs w:val="24"/>
        </w:rPr>
        <w:t>”页面</w:t>
      </w:r>
      <w:bookmarkEnd w:id="351"/>
    </w:p>
    <w:p w14:paraId="12C640C1" w14:textId="77777777" w:rsidR="00C51DC6" w:rsidRDefault="00C51DC6" w:rsidP="00C51DC6">
      <w:pPr>
        <w:pStyle w:val="a5"/>
        <w:widowControl/>
        <w:numPr>
          <w:ilvl w:val="0"/>
          <w:numId w:val="29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界面截图</w:t>
      </w:r>
    </w:p>
    <w:p w14:paraId="5AAEF6E4" w14:textId="77777777" w:rsidR="00C51DC6" w:rsidRPr="0004084E" w:rsidRDefault="00C51DC6" w:rsidP="00C51DC6">
      <w:pPr>
        <w:widowControl/>
        <w:ind w:leftChars="203" w:left="707" w:hangingChars="117" w:hanging="28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DD28385" wp14:editId="000C416A">
            <wp:extent cx="1999508" cy="3638550"/>
            <wp:effectExtent l="0" t="0" r="1270" b="0"/>
            <wp:docPr id="188" name="图片 188" descr="C:\Users\andrew\AppData\Roaming\Tencent\Users\358399800\QQ\WinTemp\RichOle\}}9)SLWB()JLJU42}MYH0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ndrew\AppData\Roaming\Tencent\Users\358399800\QQ\WinTemp\RichOle\}}9)SLWB()JLJU42}MYH0MO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235" cy="364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26D50" w14:textId="77777777" w:rsidR="00C51DC6" w:rsidRDefault="00C51DC6" w:rsidP="00C51DC6">
      <w:pPr>
        <w:pStyle w:val="a5"/>
        <w:widowControl/>
        <w:numPr>
          <w:ilvl w:val="0"/>
          <w:numId w:val="29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界面说明</w:t>
      </w:r>
    </w:p>
    <w:p w14:paraId="6068396D" w14:textId="77777777" w:rsidR="00C51DC6" w:rsidRDefault="00C51DC6" w:rsidP="00C51DC6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E111FC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基本信息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</w:t>
      </w:r>
      <w:r w:rsidR="00E111FC">
        <w:rPr>
          <w:rFonts w:ascii="宋体" w:eastAsia="宋体" w:hAnsi="宋体" w:cs="宋体" w:hint="eastAsia"/>
          <w:noProof/>
          <w:kern w:val="0"/>
          <w:sz w:val="24"/>
          <w:szCs w:val="24"/>
        </w:rPr>
        <w:t>进入经销商基本信息页面。</w:t>
      </w:r>
    </w:p>
    <w:p w14:paraId="1970009D" w14:textId="77777777" w:rsidR="00C51DC6" w:rsidRDefault="00C51DC6" w:rsidP="00C51DC6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E111FC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我的账户余额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：弹出信息显示我的保证金及</w:t>
      </w:r>
      <w:r w:rsidR="00E111FC">
        <w:rPr>
          <w:rFonts w:ascii="宋体" w:eastAsia="宋体" w:hAnsi="宋体" w:cs="宋体" w:hint="eastAsia"/>
          <w:noProof/>
          <w:kern w:val="0"/>
          <w:sz w:val="24"/>
          <w:szCs w:val="24"/>
        </w:rPr>
        <w:t>货款余额信息，</w:t>
      </w:r>
      <w:r w:rsidR="00E111FC" w:rsidRPr="00E111FC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货款会显示货款所在经销商（可能会有多笔记录）</w:t>
      </w:r>
      <w:r w:rsidR="00E111FC">
        <w:rPr>
          <w:rFonts w:ascii="宋体" w:eastAsia="宋体" w:hAnsi="宋体" w:cs="宋体" w:hint="eastAsia"/>
          <w:noProof/>
          <w:kern w:val="0"/>
          <w:sz w:val="24"/>
          <w:szCs w:val="24"/>
        </w:rPr>
        <w:t>。</w:t>
      </w:r>
    </w:p>
    <w:p w14:paraId="78D43DBB" w14:textId="77777777" w:rsidR="00C51DC6" w:rsidRDefault="00C51DC6" w:rsidP="00C51DC6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E111FC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我的奖金查询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</w:t>
      </w:r>
      <w:r w:rsidR="00E111FC">
        <w:rPr>
          <w:rFonts w:ascii="宋体" w:eastAsia="宋体" w:hAnsi="宋体" w:cs="宋体" w:hint="eastAsia"/>
          <w:noProof/>
          <w:kern w:val="0"/>
          <w:sz w:val="24"/>
          <w:szCs w:val="24"/>
        </w:rPr>
        <w:t>进入我的奖金查询画面</w:t>
      </w:r>
    </w:p>
    <w:p w14:paraId="01511FB4" w14:textId="77777777" w:rsidR="00C51DC6" w:rsidRDefault="00C51DC6" w:rsidP="00C51DC6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E111FC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lastRenderedPageBreak/>
        <w:t>我的库存查询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</w:t>
      </w:r>
      <w:r w:rsidR="00E111FC">
        <w:rPr>
          <w:rFonts w:ascii="宋体" w:eastAsia="宋体" w:hAnsi="宋体" w:cs="宋体" w:hint="eastAsia"/>
          <w:noProof/>
          <w:kern w:val="0"/>
          <w:sz w:val="24"/>
          <w:szCs w:val="24"/>
        </w:rPr>
        <w:t>进入我的库存查询画面</w:t>
      </w:r>
    </w:p>
    <w:p w14:paraId="2039FE1B" w14:textId="77777777" w:rsidR="00C51DC6" w:rsidRDefault="00C51DC6" w:rsidP="00C51DC6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E111FC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下属</w:t>
      </w:r>
      <w:r w:rsidR="00E111FC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奖金及资金余额</w:t>
      </w:r>
      <w:r w:rsidRPr="00E111FC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查询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</w:t>
      </w:r>
      <w:r w:rsidR="00E111FC">
        <w:rPr>
          <w:rFonts w:ascii="宋体" w:eastAsia="宋体" w:hAnsi="宋体" w:cs="宋体" w:hint="eastAsia"/>
          <w:noProof/>
          <w:kern w:val="0"/>
          <w:sz w:val="24"/>
          <w:szCs w:val="24"/>
        </w:rPr>
        <w:t>进入下属奖金及资金余额画面</w:t>
      </w:r>
    </w:p>
    <w:p w14:paraId="6BD610BF" w14:textId="77777777" w:rsidR="00C51DC6" w:rsidRDefault="00C51DC6" w:rsidP="00C51DC6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E111FC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经销商加盟申请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</w:t>
      </w:r>
      <w:r w:rsidR="00E111FC">
        <w:rPr>
          <w:rFonts w:ascii="宋体" w:eastAsia="宋体" w:hAnsi="宋体" w:cs="宋体" w:hint="eastAsia"/>
          <w:noProof/>
          <w:kern w:val="0"/>
          <w:sz w:val="24"/>
          <w:szCs w:val="24"/>
        </w:rPr>
        <w:t>进入经销商加盟申请画面。</w:t>
      </w:r>
    </w:p>
    <w:p w14:paraId="0E4D6AE9" w14:textId="77777777" w:rsidR="00C51DC6" w:rsidRDefault="00C51DC6" w:rsidP="00C51DC6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E111FC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注销申请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</w:t>
      </w:r>
      <w:r w:rsidR="00E111FC">
        <w:rPr>
          <w:rFonts w:ascii="宋体" w:eastAsia="宋体" w:hAnsi="宋体" w:cs="宋体" w:hint="eastAsia"/>
          <w:noProof/>
          <w:kern w:val="0"/>
          <w:sz w:val="24"/>
          <w:szCs w:val="24"/>
        </w:rPr>
        <w:t>进入注销申请画面。</w:t>
      </w:r>
    </w:p>
    <w:p w14:paraId="4B0B1DB9" w14:textId="77777777" w:rsidR="00C51DC6" w:rsidRDefault="00C51DC6" w:rsidP="00C51DC6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E111FC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处罚申请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</w:t>
      </w:r>
      <w:r w:rsidR="00E111FC">
        <w:rPr>
          <w:rFonts w:ascii="宋体" w:eastAsia="宋体" w:hAnsi="宋体" w:cs="宋体" w:hint="eastAsia"/>
          <w:noProof/>
          <w:kern w:val="0"/>
          <w:sz w:val="24"/>
          <w:szCs w:val="24"/>
        </w:rPr>
        <w:t>进入处罚申请画面。</w:t>
      </w:r>
    </w:p>
    <w:p w14:paraId="04801B13" w14:textId="77777777" w:rsidR="00C51DC6" w:rsidRDefault="00C51DC6" w:rsidP="00C51DC6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E111FC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设置</w:t>
      </w:r>
      <w:r w:rsidR="00E111FC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（齿轮图标）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</w:t>
      </w:r>
      <w:r w:rsidR="00E111FC">
        <w:rPr>
          <w:rFonts w:ascii="宋体" w:eastAsia="宋体" w:hAnsi="宋体" w:cs="宋体" w:hint="eastAsia"/>
          <w:noProof/>
          <w:kern w:val="0"/>
          <w:sz w:val="24"/>
          <w:szCs w:val="24"/>
        </w:rPr>
        <w:t>进入设置画面。</w:t>
      </w:r>
    </w:p>
    <w:p w14:paraId="419B6BB6" w14:textId="77777777" w:rsidR="00C51DC6" w:rsidRPr="00C51DC6" w:rsidRDefault="00C51DC6" w:rsidP="00C51DC6">
      <w:pPr>
        <w:pStyle w:val="a5"/>
        <w:widowControl/>
        <w:numPr>
          <w:ilvl w:val="0"/>
          <w:numId w:val="29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14:paraId="02800DB9" w14:textId="77777777" w:rsidR="00C51DC6" w:rsidRDefault="00C51DC6" w:rsidP="00AE16C3">
      <w:pPr>
        <w:pStyle w:val="a5"/>
        <w:widowControl/>
        <w:numPr>
          <w:ilvl w:val="0"/>
          <w:numId w:val="1"/>
        </w:numPr>
        <w:ind w:left="552" w:hangingChars="230" w:hanging="552"/>
        <w:jc w:val="left"/>
        <w:outlineLvl w:val="0"/>
        <w:rPr>
          <w:rFonts w:ascii="宋体" w:eastAsia="宋体" w:hAnsi="宋体" w:cs="宋体"/>
          <w:noProof/>
          <w:kern w:val="0"/>
          <w:sz w:val="24"/>
          <w:szCs w:val="24"/>
        </w:rPr>
      </w:pPr>
      <w:bookmarkStart w:id="352" w:name="_Toc17301028"/>
      <w:r>
        <w:rPr>
          <w:rFonts w:ascii="宋体" w:eastAsia="宋体" w:hAnsi="宋体" w:cs="宋体"/>
          <w:noProof/>
          <w:kern w:val="0"/>
          <w:sz w:val="24"/>
          <w:szCs w:val="24"/>
        </w:rPr>
        <w:t>经销商基本信息</w:t>
      </w:r>
      <w:bookmarkEnd w:id="352"/>
    </w:p>
    <w:p w14:paraId="059B1534" w14:textId="77777777" w:rsidR="00E111FC" w:rsidRDefault="00E111FC" w:rsidP="00E111FC">
      <w:pPr>
        <w:pStyle w:val="a5"/>
        <w:widowControl/>
        <w:numPr>
          <w:ilvl w:val="0"/>
          <w:numId w:val="30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界面截图</w:t>
      </w:r>
    </w:p>
    <w:p w14:paraId="298918B4" w14:textId="77777777" w:rsidR="00E111FC" w:rsidRPr="00CF5AF5" w:rsidRDefault="00E111FC" w:rsidP="00E111FC">
      <w:pPr>
        <w:widowControl/>
        <w:ind w:leftChars="405" w:left="85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136268B" wp14:editId="457194B0">
            <wp:extent cx="1790700" cy="3048000"/>
            <wp:effectExtent l="0" t="0" r="0" b="0"/>
            <wp:docPr id="206" name="图片 206" descr="C:\Users\andrew\AppData\Roaming\Tencent\Users\358399800\QQ\WinTemp\RichOle\AL@)67AEX2WP_@P7T`$FTH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ndrew\AppData\Roaming\Tencent\Users\358399800\QQ\WinTemp\RichOle\AL@)67AEX2WP_@P7T`$FTHL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061" cy="305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56D54" w14:textId="77777777" w:rsidR="00E111FC" w:rsidRDefault="00E111FC" w:rsidP="00E111FC">
      <w:pPr>
        <w:pStyle w:val="a5"/>
        <w:widowControl/>
        <w:numPr>
          <w:ilvl w:val="0"/>
          <w:numId w:val="30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界面要素说明</w:t>
      </w:r>
    </w:p>
    <w:p w14:paraId="18BFDFBC" w14:textId="77777777" w:rsidR="00E111FC" w:rsidRDefault="00E111FC" w:rsidP="00E111FC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略，参考经销商加盟申请。</w:t>
      </w:r>
    </w:p>
    <w:p w14:paraId="13F6F193" w14:textId="77777777" w:rsidR="00E111FC" w:rsidRDefault="00E111FC" w:rsidP="00E111FC">
      <w:pPr>
        <w:pStyle w:val="a5"/>
        <w:widowControl/>
        <w:numPr>
          <w:ilvl w:val="0"/>
          <w:numId w:val="30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操作说明</w:t>
      </w:r>
    </w:p>
    <w:p w14:paraId="039E4E10" w14:textId="77777777" w:rsidR="00330DD2" w:rsidRDefault="00330DD2" w:rsidP="00330DD2">
      <w:pPr>
        <w:pStyle w:val="a5"/>
        <w:widowControl/>
        <w:numPr>
          <w:ilvl w:val="0"/>
          <w:numId w:val="31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进入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：显示当前经销商基本信息。</w:t>
      </w:r>
    </w:p>
    <w:p w14:paraId="17BC3984" w14:textId="6FDB69F8" w:rsidR="00330DD2" w:rsidRPr="0083279A" w:rsidRDefault="00330DD2">
      <w:pPr>
        <w:pStyle w:val="a5"/>
        <w:widowControl/>
        <w:numPr>
          <w:ilvl w:val="0"/>
          <w:numId w:val="31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83279A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修改</w:t>
      </w:r>
      <w:r w:rsidRPr="0083279A">
        <w:rPr>
          <w:rFonts w:ascii="宋体" w:eastAsia="宋体" w:hAnsi="宋体" w:cs="宋体" w:hint="eastAsia"/>
          <w:noProof/>
          <w:kern w:val="0"/>
          <w:sz w:val="24"/>
          <w:szCs w:val="24"/>
        </w:rPr>
        <w:t>：除了经销商编号、姓名、身份证号、状态、经销商等级、加盟日期</w:t>
      </w:r>
      <w:r w:rsidR="0083279A" w:rsidRPr="0083279A">
        <w:rPr>
          <w:rFonts w:ascii="宋体" w:eastAsia="宋体" w:hAnsi="宋体" w:cs="宋体" w:hint="eastAsia"/>
          <w:noProof/>
          <w:kern w:val="0"/>
          <w:sz w:val="24"/>
          <w:szCs w:val="24"/>
        </w:rPr>
        <w:t>、手机号</w:t>
      </w:r>
      <w:ins w:id="353" w:author="andrew" w:date="2020-02-15T10:56:00Z">
        <w:r w:rsidR="007A1D16">
          <w:rPr>
            <w:rFonts w:ascii="宋体" w:eastAsia="宋体" w:hAnsi="宋体" w:cs="宋体" w:hint="eastAsia"/>
            <w:noProof/>
            <w:kern w:val="0"/>
            <w:sz w:val="24"/>
            <w:szCs w:val="24"/>
          </w:rPr>
          <w:t>、推荐人编号、推荐人姓名</w:t>
        </w:r>
      </w:ins>
      <w:r w:rsidRPr="0083279A">
        <w:rPr>
          <w:rFonts w:ascii="宋体" w:eastAsia="宋体" w:hAnsi="宋体" w:cs="宋体" w:hint="eastAsia"/>
          <w:noProof/>
          <w:kern w:val="0"/>
          <w:sz w:val="24"/>
          <w:szCs w:val="24"/>
        </w:rPr>
        <w:t>以</w:t>
      </w:r>
      <w:r w:rsidR="0083279A" w:rsidRPr="0083279A">
        <w:rPr>
          <w:rFonts w:ascii="宋体" w:eastAsia="宋体" w:hAnsi="宋体" w:cs="宋体" w:hint="eastAsia"/>
          <w:noProof/>
          <w:kern w:val="0"/>
          <w:sz w:val="24"/>
          <w:szCs w:val="24"/>
        </w:rPr>
        <w:t>外</w:t>
      </w:r>
      <w:r w:rsidRPr="0083279A">
        <w:rPr>
          <w:rFonts w:ascii="宋体" w:eastAsia="宋体" w:hAnsi="宋体" w:cs="宋体" w:hint="eastAsia"/>
          <w:noProof/>
          <w:kern w:val="0"/>
          <w:sz w:val="24"/>
          <w:szCs w:val="24"/>
        </w:rPr>
        <w:t>，其它资料都可以修改。</w:t>
      </w:r>
    </w:p>
    <w:p w14:paraId="2AF743C3" w14:textId="77777777" w:rsidR="00330DD2" w:rsidRDefault="00330DD2" w:rsidP="00E111FC">
      <w:pPr>
        <w:pStyle w:val="a5"/>
        <w:widowControl/>
        <w:numPr>
          <w:ilvl w:val="0"/>
          <w:numId w:val="30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14:paraId="6AEF5C44" w14:textId="77777777" w:rsidR="00C51DC6" w:rsidRDefault="00C51DC6" w:rsidP="00AE16C3">
      <w:pPr>
        <w:pStyle w:val="a5"/>
        <w:widowControl/>
        <w:numPr>
          <w:ilvl w:val="0"/>
          <w:numId w:val="1"/>
        </w:numPr>
        <w:ind w:left="552" w:hangingChars="230" w:hanging="552"/>
        <w:jc w:val="left"/>
        <w:outlineLvl w:val="0"/>
        <w:rPr>
          <w:rFonts w:ascii="宋体" w:eastAsia="宋体" w:hAnsi="宋体" w:cs="宋体"/>
          <w:noProof/>
          <w:kern w:val="0"/>
          <w:sz w:val="24"/>
          <w:szCs w:val="24"/>
        </w:rPr>
      </w:pPr>
      <w:bookmarkStart w:id="354" w:name="_Toc17301029"/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我的奖金查询</w:t>
      </w:r>
      <w:bookmarkEnd w:id="354"/>
    </w:p>
    <w:p w14:paraId="7BB38107" w14:textId="77777777" w:rsidR="00F07EE5" w:rsidRDefault="00F07EE5" w:rsidP="00F07EE5">
      <w:pPr>
        <w:pStyle w:val="a5"/>
        <w:widowControl/>
        <w:numPr>
          <w:ilvl w:val="0"/>
          <w:numId w:val="33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界面截图</w:t>
      </w:r>
    </w:p>
    <w:p w14:paraId="3069F223" w14:textId="77777777" w:rsidR="00130179" w:rsidRPr="00130179" w:rsidRDefault="00130179" w:rsidP="00130179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6204AC" wp14:editId="185A0112">
            <wp:extent cx="2115752" cy="2921000"/>
            <wp:effectExtent l="0" t="0" r="0" b="0"/>
            <wp:docPr id="15" name="图片 15" descr="C:\Users\andrew\AppData\Roaming\Tencent\Users\358399800\QQ\WinTemp\RichOle\4L)2OU8BOFC6OH5UMG)X(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ndrew\AppData\Roaming\Tencent\Users\358399800\QQ\WinTemp\RichOle\4L)2OU8BOFC6OH5UMG)X(X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752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B07A6" w14:textId="77777777" w:rsidR="00061750" w:rsidRPr="00CF5AF5" w:rsidRDefault="00061750" w:rsidP="00061750">
      <w:pPr>
        <w:widowControl/>
        <w:ind w:leftChars="405" w:left="85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9E14A76" w14:textId="77777777" w:rsidR="00F07EE5" w:rsidRDefault="00F07EE5" w:rsidP="00F07EE5">
      <w:pPr>
        <w:pStyle w:val="a5"/>
        <w:widowControl/>
        <w:numPr>
          <w:ilvl w:val="0"/>
          <w:numId w:val="33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查询条件</w:t>
      </w:r>
    </w:p>
    <w:p w14:paraId="02F28516" w14:textId="77777777" w:rsidR="00565183" w:rsidRDefault="00565183" w:rsidP="00565183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年月</w:t>
      </w:r>
    </w:p>
    <w:p w14:paraId="2CE845E8" w14:textId="77777777" w:rsidR="00F07EE5" w:rsidRDefault="00F07EE5" w:rsidP="00F07EE5">
      <w:pPr>
        <w:pStyle w:val="a5"/>
        <w:widowControl/>
        <w:numPr>
          <w:ilvl w:val="0"/>
          <w:numId w:val="33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显示结果</w:t>
      </w:r>
    </w:p>
    <w:p w14:paraId="65CE8F80" w14:textId="77777777" w:rsidR="00565183" w:rsidRDefault="00565183" w:rsidP="00565183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年月，奖金类别(直推奖金/团队奖金)，奖金金额</w:t>
      </w:r>
    </w:p>
    <w:p w14:paraId="40641783" w14:textId="77777777" w:rsidR="00A136AB" w:rsidRDefault="00A136AB" w:rsidP="00565183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对于团队奖金，要显示当前经销商总团队奖金，应该发给下级的团队奖金之和，以及自己个人应得团队奖金。</w:t>
      </w:r>
    </w:p>
    <w:p w14:paraId="5AE6D9A6" w14:textId="77777777" w:rsidR="00C51DC6" w:rsidRDefault="00C51DC6" w:rsidP="00AE16C3">
      <w:pPr>
        <w:pStyle w:val="a5"/>
        <w:widowControl/>
        <w:numPr>
          <w:ilvl w:val="0"/>
          <w:numId w:val="1"/>
        </w:numPr>
        <w:ind w:left="552" w:hangingChars="230" w:hanging="552"/>
        <w:jc w:val="left"/>
        <w:outlineLvl w:val="0"/>
        <w:rPr>
          <w:rFonts w:ascii="宋体" w:eastAsia="宋体" w:hAnsi="宋体" w:cs="宋体"/>
          <w:noProof/>
          <w:kern w:val="0"/>
          <w:sz w:val="24"/>
          <w:szCs w:val="24"/>
        </w:rPr>
      </w:pPr>
      <w:bookmarkStart w:id="355" w:name="_Toc17301030"/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我的库存查询</w:t>
      </w:r>
      <w:bookmarkEnd w:id="355"/>
    </w:p>
    <w:p w14:paraId="6538A612" w14:textId="77777777" w:rsidR="00F07EE5" w:rsidRDefault="00F07EE5" w:rsidP="00F07EE5">
      <w:pPr>
        <w:pStyle w:val="a5"/>
        <w:widowControl/>
        <w:numPr>
          <w:ilvl w:val="0"/>
          <w:numId w:val="34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界面截图</w:t>
      </w:r>
    </w:p>
    <w:p w14:paraId="4947E88A" w14:textId="77777777" w:rsidR="00130179" w:rsidRPr="00130179" w:rsidRDefault="00130179" w:rsidP="00130179">
      <w:pPr>
        <w:widowControl/>
        <w:ind w:left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FE7C70F" wp14:editId="09CC7B25">
            <wp:extent cx="2533397" cy="3289300"/>
            <wp:effectExtent l="0" t="0" r="635" b="6350"/>
            <wp:docPr id="16" name="图片 16" descr="C:\Users\andrew\AppData\Roaming\Tencent\Users\358399800\QQ\WinTemp\RichOle\`T[%VY[12I6}E7S0[3Z%]J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ndrew\AppData\Roaming\Tencent\Users\358399800\QQ\WinTemp\RichOle\`T[%VY[12I6}E7S0[3Z%]J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397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0D477" w14:textId="77777777" w:rsidR="00061750" w:rsidRPr="00CF5AF5" w:rsidRDefault="00061750" w:rsidP="00061750">
      <w:pPr>
        <w:widowControl/>
        <w:ind w:leftChars="405" w:left="85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8D3CD5F" w14:textId="77777777" w:rsidR="00F07EE5" w:rsidRDefault="00F07EE5" w:rsidP="00F07EE5">
      <w:pPr>
        <w:pStyle w:val="a5"/>
        <w:widowControl/>
        <w:numPr>
          <w:ilvl w:val="0"/>
          <w:numId w:val="34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查询条件</w:t>
      </w:r>
      <w:r w:rsidR="00565183">
        <w:rPr>
          <w:rFonts w:ascii="宋体" w:eastAsia="宋体" w:hAnsi="宋体" w:cs="宋体" w:hint="eastAsia"/>
          <w:noProof/>
          <w:kern w:val="0"/>
          <w:sz w:val="24"/>
          <w:szCs w:val="24"/>
        </w:rPr>
        <w:t>：不要查询条件，都是指当前库存数量</w:t>
      </w:r>
    </w:p>
    <w:p w14:paraId="607A7DD1" w14:textId="77777777" w:rsidR="00F07EE5" w:rsidRDefault="00F07EE5" w:rsidP="00F07EE5">
      <w:pPr>
        <w:pStyle w:val="a5"/>
        <w:widowControl/>
        <w:numPr>
          <w:ilvl w:val="0"/>
          <w:numId w:val="34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显示结果</w:t>
      </w:r>
    </w:p>
    <w:p w14:paraId="56399FA1" w14:textId="77777777" w:rsidR="00565183" w:rsidRDefault="00565183" w:rsidP="00565183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t>商品编号，商品名称，规格，计量单位，库存数量</w:t>
      </w:r>
    </w:p>
    <w:p w14:paraId="7BADC21F" w14:textId="77777777" w:rsidR="00C51DC6" w:rsidRDefault="00C51DC6" w:rsidP="00AE16C3">
      <w:pPr>
        <w:pStyle w:val="a5"/>
        <w:widowControl/>
        <w:numPr>
          <w:ilvl w:val="0"/>
          <w:numId w:val="1"/>
        </w:numPr>
        <w:ind w:left="552" w:hangingChars="230" w:hanging="552"/>
        <w:jc w:val="left"/>
        <w:outlineLvl w:val="0"/>
        <w:rPr>
          <w:rFonts w:ascii="宋体" w:eastAsia="宋体" w:hAnsi="宋体" w:cs="宋体"/>
          <w:noProof/>
          <w:kern w:val="0"/>
          <w:sz w:val="24"/>
          <w:szCs w:val="24"/>
        </w:rPr>
      </w:pPr>
      <w:bookmarkStart w:id="356" w:name="_Toc17301031"/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下属</w:t>
      </w:r>
      <w:r w:rsidR="00F07EE5">
        <w:rPr>
          <w:rFonts w:ascii="宋体" w:eastAsia="宋体" w:hAnsi="宋体" w:cs="宋体" w:hint="eastAsia"/>
          <w:noProof/>
          <w:kern w:val="0"/>
          <w:sz w:val="24"/>
          <w:szCs w:val="24"/>
        </w:rPr>
        <w:t>资金余额及奖金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查询</w:t>
      </w:r>
      <w:bookmarkEnd w:id="356"/>
    </w:p>
    <w:p w14:paraId="53FD08E9" w14:textId="77777777" w:rsidR="00F07EE5" w:rsidRDefault="00F07EE5" w:rsidP="00F07EE5">
      <w:pPr>
        <w:pStyle w:val="a5"/>
        <w:widowControl/>
        <w:numPr>
          <w:ilvl w:val="0"/>
          <w:numId w:val="35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界面截图</w:t>
      </w:r>
    </w:p>
    <w:p w14:paraId="2D4BB0FB" w14:textId="77777777" w:rsidR="00061750" w:rsidRPr="00CF5AF5" w:rsidRDefault="00061750" w:rsidP="00061750">
      <w:pPr>
        <w:widowControl/>
        <w:ind w:leftChars="405" w:left="85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49CF51D" wp14:editId="147415A1">
            <wp:extent cx="2597150" cy="3600450"/>
            <wp:effectExtent l="0" t="0" r="0" b="0"/>
            <wp:docPr id="314" name="图片 314" descr="C:\Users\andrew\AppData\Roaming\Tencent\Users\358399800\QQ\WinTemp\RichOle\GJVAHP[5L[BY3TK6]UMQ)`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ndrew\AppData\Roaming\Tencent\Users\358399800\QQ\WinTemp\RichOle\GJVAHP[5L[BY3TK6]UMQ)`V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15AF5" w14:textId="77777777" w:rsidR="00302B92" w:rsidRPr="00302B92" w:rsidRDefault="00302B92" w:rsidP="00302B92">
      <w:pPr>
        <w:widowControl/>
        <w:ind w:leftChars="405" w:left="85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46E8EE4" wp14:editId="606C8CA7">
            <wp:extent cx="2578880" cy="4152900"/>
            <wp:effectExtent l="0" t="0" r="0" b="0"/>
            <wp:docPr id="20" name="图片 20" descr="C:\Users\andrew\AppData\Roaming\Tencent\Users\358399800\QQ\WinTemp\RichOle\N4FR6(J5GEO5JT}A`4A~(}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drew\AppData\Roaming\Tencent\Users\358399800\QQ\WinTemp\RichOle\N4FR6(J5GEO5JT}A`4A~(}C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903" cy="4154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B57AC" w14:textId="77777777" w:rsidR="00061750" w:rsidRPr="00CF5AF5" w:rsidRDefault="00061750" w:rsidP="00061750">
      <w:pPr>
        <w:widowControl/>
        <w:ind w:leftChars="405" w:left="85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77F4631" w14:textId="77777777" w:rsidR="00F07EE5" w:rsidRDefault="00F07EE5" w:rsidP="00F07EE5">
      <w:pPr>
        <w:pStyle w:val="a5"/>
        <w:widowControl/>
        <w:numPr>
          <w:ilvl w:val="0"/>
          <w:numId w:val="35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t>查询条件</w:t>
      </w:r>
    </w:p>
    <w:p w14:paraId="08B47E13" w14:textId="77777777" w:rsidR="00565183" w:rsidRDefault="00565183" w:rsidP="00565183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经销商编号或姓名（可以模糊查询）、年月</w:t>
      </w:r>
    </w:p>
    <w:p w14:paraId="0F556231" w14:textId="77777777" w:rsidR="00F07EE5" w:rsidRDefault="00F07EE5" w:rsidP="00F07EE5">
      <w:pPr>
        <w:pStyle w:val="a5"/>
        <w:widowControl/>
        <w:numPr>
          <w:ilvl w:val="0"/>
          <w:numId w:val="35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显示结果</w:t>
      </w:r>
    </w:p>
    <w:p w14:paraId="59A4A99F" w14:textId="77777777" w:rsidR="00565183" w:rsidRDefault="00565183" w:rsidP="00565183">
      <w:pPr>
        <w:pStyle w:val="a5"/>
        <w:widowControl/>
        <w:numPr>
          <w:ilvl w:val="0"/>
          <w:numId w:val="41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账户余额：</w:t>
      </w:r>
    </w:p>
    <w:p w14:paraId="1D0C1EF7" w14:textId="77777777" w:rsidR="00565183" w:rsidRDefault="00565183" w:rsidP="00565183">
      <w:pPr>
        <w:pStyle w:val="a5"/>
        <w:widowControl/>
        <w:ind w:left="120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经销商编号，经销商姓名，货款余额</w:t>
      </w:r>
    </w:p>
    <w:p w14:paraId="750CBA47" w14:textId="77777777" w:rsidR="00565183" w:rsidRDefault="00565183" w:rsidP="00565183">
      <w:pPr>
        <w:pStyle w:val="a5"/>
        <w:widowControl/>
        <w:numPr>
          <w:ilvl w:val="0"/>
          <w:numId w:val="41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奖金查询：</w:t>
      </w:r>
    </w:p>
    <w:p w14:paraId="045319C0" w14:textId="77777777" w:rsidR="00565183" w:rsidRDefault="00565183" w:rsidP="00565183">
      <w:pPr>
        <w:pStyle w:val="a5"/>
        <w:widowControl/>
        <w:ind w:left="120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年月，经销商编号，经销商姓名，奖金类别(直推奖金/团队奖金)，货款余额</w:t>
      </w:r>
    </w:p>
    <w:p w14:paraId="030F9A38" w14:textId="77777777" w:rsidR="00565183" w:rsidRDefault="00565183" w:rsidP="00565183">
      <w:pPr>
        <w:pStyle w:val="a5"/>
        <w:widowControl/>
        <w:numPr>
          <w:ilvl w:val="0"/>
          <w:numId w:val="41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14:paraId="089C040E" w14:textId="77777777" w:rsidR="00C51DC6" w:rsidRDefault="00C51DC6" w:rsidP="00AE16C3">
      <w:pPr>
        <w:pStyle w:val="a5"/>
        <w:widowControl/>
        <w:numPr>
          <w:ilvl w:val="0"/>
          <w:numId w:val="1"/>
        </w:numPr>
        <w:ind w:left="552" w:hangingChars="230" w:hanging="552"/>
        <w:jc w:val="left"/>
        <w:outlineLvl w:val="0"/>
        <w:rPr>
          <w:rFonts w:ascii="宋体" w:eastAsia="宋体" w:hAnsi="宋体" w:cs="宋体"/>
          <w:noProof/>
          <w:kern w:val="0"/>
          <w:sz w:val="24"/>
          <w:szCs w:val="24"/>
        </w:rPr>
      </w:pPr>
      <w:bookmarkStart w:id="357" w:name="_Toc17301032"/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经销商加盟申请</w:t>
      </w:r>
      <w:bookmarkEnd w:id="357"/>
    </w:p>
    <w:p w14:paraId="645438EB" w14:textId="77777777" w:rsidR="00F07EE5" w:rsidRDefault="00F07EE5" w:rsidP="00F07EE5">
      <w:pPr>
        <w:pStyle w:val="a5"/>
        <w:widowControl/>
        <w:numPr>
          <w:ilvl w:val="0"/>
          <w:numId w:val="36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界面截图</w:t>
      </w:r>
    </w:p>
    <w:p w14:paraId="0E188A2C" w14:textId="77777777" w:rsidR="00CD7AE5" w:rsidRPr="00CD7AE5" w:rsidRDefault="00CD7AE5" w:rsidP="00B3276A">
      <w:pPr>
        <w:widowControl/>
        <w:ind w:left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F5CDBFA" wp14:editId="686FE294">
            <wp:extent cx="2070100" cy="3634384"/>
            <wp:effectExtent l="0" t="0" r="0" b="0"/>
            <wp:docPr id="24" name="图片 24" descr="C:\Users\andrew\AppData\Roaming\Tencent\Users\358399800\QQ\WinTemp\RichOle\484B(`K0WRJ~E6YF@(YSYJ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w\AppData\Roaming\Tencent\Users\358399800\QQ\WinTemp\RichOle\484B(`K0WRJ~E6YF@(YSYJ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837" cy="363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9795F" w14:textId="77777777" w:rsidR="00CD7AE5" w:rsidRPr="00CD7AE5" w:rsidRDefault="00CD7AE5" w:rsidP="00B3276A">
      <w:pPr>
        <w:widowControl/>
        <w:ind w:leftChars="405" w:left="8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276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7544306" wp14:editId="669C0F4D">
            <wp:extent cx="2032000" cy="3582411"/>
            <wp:effectExtent l="0" t="0" r="0" b="0"/>
            <wp:docPr id="25" name="图片 25" descr="C:\Users\andrew\AppData\Roaming\Tencent\Users\358399800\QQ\WinTemp\RichOle\AW7GP5`TKQ4)FH8IYIAZC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w\AppData\Roaming\Tencent\Users\358399800\QQ\WinTemp\RichOle\AW7GP5`TKQ4)FH8IYIAZCPY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555" cy="3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224F9" w14:textId="77777777" w:rsidR="00CD7AE5" w:rsidRPr="00CD7AE5" w:rsidRDefault="00CD7AE5" w:rsidP="00B3276A">
      <w:pPr>
        <w:widowControl/>
        <w:ind w:leftChars="337" w:left="708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276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C03D9D0" wp14:editId="0AC7B611">
            <wp:extent cx="2168083" cy="3841750"/>
            <wp:effectExtent l="0" t="0" r="0" b="0"/>
            <wp:docPr id="26" name="图片 26" descr="C:\Users\andrew\AppData\Roaming\Tencent\Users\358399800\QQ\WinTemp\RichOle\I@EEIY%7]SS82WE~G]4V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ew\AppData\Roaming\Tencent\Users\358399800\QQ\WinTemp\RichOle\I@EEIY%7]SS82WE~G]4VE1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953" cy="38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16124" w14:textId="77777777" w:rsidR="00CD7AE5" w:rsidRPr="00CD7AE5" w:rsidRDefault="00CD7AE5" w:rsidP="00B3276A">
      <w:pPr>
        <w:widowControl/>
        <w:ind w:leftChars="405" w:left="8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276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AA051D1" wp14:editId="636F75C5">
            <wp:extent cx="2458575" cy="4330700"/>
            <wp:effectExtent l="0" t="0" r="0" b="0"/>
            <wp:docPr id="27" name="图片 27" descr="C:\Users\andrew\AppData\Roaming\Tencent\Users\358399800\QQ\WinTemp\RichOle\75P(K3E1RUG[JTNTQ77L08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drew\AppData\Roaming\Tencent\Users\358399800\QQ\WinTemp\RichOle\75P(K3E1RUG[JTNTQ77L08L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396" cy="432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85F25" w14:textId="77777777" w:rsidR="00061750" w:rsidRPr="00CF5AF5" w:rsidRDefault="00061750" w:rsidP="00061750">
      <w:pPr>
        <w:widowControl/>
        <w:ind w:leftChars="405" w:left="85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426E9B5" w14:textId="77777777" w:rsidR="00130179" w:rsidRPr="00130179" w:rsidRDefault="00130179" w:rsidP="00130179">
      <w:pPr>
        <w:widowControl/>
        <w:ind w:leftChars="405" w:left="85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E0815F" w14:textId="77777777" w:rsidR="00061750" w:rsidRPr="00CF5AF5" w:rsidRDefault="00061750" w:rsidP="00061750">
      <w:pPr>
        <w:widowControl/>
        <w:ind w:leftChars="405" w:left="85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6CFF153" w14:textId="77777777" w:rsidR="00F07EE5" w:rsidRDefault="00F07EE5" w:rsidP="00F07EE5">
      <w:pPr>
        <w:pStyle w:val="a5"/>
        <w:widowControl/>
        <w:numPr>
          <w:ilvl w:val="0"/>
          <w:numId w:val="36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界面要素说明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2F6464" w14:paraId="2170ACDE" w14:textId="77777777" w:rsidTr="00D4445C">
        <w:tc>
          <w:tcPr>
            <w:tcW w:w="1350" w:type="dxa"/>
          </w:tcPr>
          <w:p w14:paraId="5269F8DC" w14:textId="77777777" w:rsidR="002F6464" w:rsidRPr="00B039A1" w:rsidRDefault="002F6464" w:rsidP="00D4445C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350" w:type="dxa"/>
          </w:tcPr>
          <w:p w14:paraId="467CE57D" w14:textId="77777777" w:rsidR="002F6464" w:rsidRPr="00B039A1" w:rsidRDefault="002F6464" w:rsidP="00D4445C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350" w:type="dxa"/>
          </w:tcPr>
          <w:p w14:paraId="407CD6E2" w14:textId="77777777" w:rsidR="002F6464" w:rsidRPr="00B039A1" w:rsidRDefault="002F6464" w:rsidP="00D4445C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350" w:type="dxa"/>
          </w:tcPr>
          <w:p w14:paraId="104C7A37" w14:textId="77777777" w:rsidR="002F6464" w:rsidRPr="00B039A1" w:rsidRDefault="002F6464" w:rsidP="00D4445C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351" w:type="dxa"/>
          </w:tcPr>
          <w:p w14:paraId="60F948D9" w14:textId="77777777" w:rsidR="002F6464" w:rsidRPr="00B039A1" w:rsidRDefault="002F6464" w:rsidP="00D4445C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351" w:type="dxa"/>
          </w:tcPr>
          <w:p w14:paraId="566CA7DD" w14:textId="77777777" w:rsidR="002F6464" w:rsidRPr="00B039A1" w:rsidRDefault="002F6464" w:rsidP="00D4445C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2F6464" w14:paraId="2F1B1668" w14:textId="77777777" w:rsidTr="00D4445C">
        <w:tc>
          <w:tcPr>
            <w:tcW w:w="1350" w:type="dxa"/>
          </w:tcPr>
          <w:p w14:paraId="7AA4837B" w14:textId="77777777" w:rsidR="002F6464" w:rsidRDefault="002F6464" w:rsidP="00D4445C">
            <w:r>
              <w:t>单据编号</w:t>
            </w:r>
          </w:p>
        </w:tc>
        <w:tc>
          <w:tcPr>
            <w:tcW w:w="1350" w:type="dxa"/>
          </w:tcPr>
          <w:p w14:paraId="145506CA" w14:textId="77777777" w:rsidR="002F6464" w:rsidRDefault="002F6464" w:rsidP="00D4445C"/>
        </w:tc>
        <w:tc>
          <w:tcPr>
            <w:tcW w:w="1350" w:type="dxa"/>
          </w:tcPr>
          <w:p w14:paraId="1CF225AA" w14:textId="77777777" w:rsidR="002F6464" w:rsidRDefault="002F6464" w:rsidP="00D4445C"/>
        </w:tc>
        <w:tc>
          <w:tcPr>
            <w:tcW w:w="1350" w:type="dxa"/>
          </w:tcPr>
          <w:p w14:paraId="109B99AB" w14:textId="77777777" w:rsidR="002F6464" w:rsidRDefault="002F6464" w:rsidP="00D4445C">
            <w:r>
              <w:t>是</w:t>
            </w:r>
          </w:p>
        </w:tc>
        <w:tc>
          <w:tcPr>
            <w:tcW w:w="1351" w:type="dxa"/>
          </w:tcPr>
          <w:p w14:paraId="3C62DD5C" w14:textId="77777777" w:rsidR="002F6464" w:rsidRDefault="002F6464" w:rsidP="00D4445C">
            <w:r>
              <w:t>系统自动生成</w:t>
            </w:r>
          </w:p>
        </w:tc>
        <w:tc>
          <w:tcPr>
            <w:tcW w:w="1351" w:type="dxa"/>
          </w:tcPr>
          <w:p w14:paraId="37D2DAA7" w14:textId="77777777" w:rsidR="002F6464" w:rsidRDefault="002F6464" w:rsidP="00D4445C">
            <w:r>
              <w:t>只读</w:t>
            </w:r>
            <w:r>
              <w:rPr>
                <w:rFonts w:hint="eastAsia"/>
              </w:rPr>
              <w:t>，</w:t>
            </w:r>
          </w:p>
        </w:tc>
      </w:tr>
      <w:tr w:rsidR="002F6464" w14:paraId="525459F6" w14:textId="77777777" w:rsidTr="00D4445C">
        <w:tc>
          <w:tcPr>
            <w:tcW w:w="1350" w:type="dxa"/>
          </w:tcPr>
          <w:p w14:paraId="3D37502D" w14:textId="77777777" w:rsidR="002F6464" w:rsidRDefault="002F6464" w:rsidP="00D4445C">
            <w:r>
              <w:t>单据日期</w:t>
            </w:r>
          </w:p>
        </w:tc>
        <w:tc>
          <w:tcPr>
            <w:tcW w:w="1350" w:type="dxa"/>
          </w:tcPr>
          <w:p w14:paraId="0E0B9143" w14:textId="77777777" w:rsidR="002F6464" w:rsidRDefault="002F6464" w:rsidP="00D4445C"/>
        </w:tc>
        <w:tc>
          <w:tcPr>
            <w:tcW w:w="1350" w:type="dxa"/>
          </w:tcPr>
          <w:p w14:paraId="6CD072AE" w14:textId="77777777" w:rsidR="002F6464" w:rsidRDefault="002F6464" w:rsidP="00D4445C"/>
        </w:tc>
        <w:tc>
          <w:tcPr>
            <w:tcW w:w="1350" w:type="dxa"/>
          </w:tcPr>
          <w:p w14:paraId="13CC7805" w14:textId="77777777" w:rsidR="002F6464" w:rsidRDefault="002F6464" w:rsidP="00D4445C"/>
        </w:tc>
        <w:tc>
          <w:tcPr>
            <w:tcW w:w="1351" w:type="dxa"/>
          </w:tcPr>
          <w:p w14:paraId="26252691" w14:textId="77777777" w:rsidR="002F6464" w:rsidRDefault="002F6464" w:rsidP="00D4445C">
            <w:r>
              <w:t>取服务器日期</w:t>
            </w:r>
          </w:p>
        </w:tc>
        <w:tc>
          <w:tcPr>
            <w:tcW w:w="1351" w:type="dxa"/>
          </w:tcPr>
          <w:p w14:paraId="7A455ED7" w14:textId="77777777" w:rsidR="002F6464" w:rsidRDefault="002F6464" w:rsidP="00D4445C">
            <w:r>
              <w:t>只读</w:t>
            </w:r>
            <w:r>
              <w:rPr>
                <w:rFonts w:hint="eastAsia"/>
              </w:rPr>
              <w:t>，</w:t>
            </w:r>
            <w:r>
              <w:t>经销商的加盟日期</w:t>
            </w:r>
          </w:p>
        </w:tc>
      </w:tr>
      <w:tr w:rsidR="002F6464" w14:paraId="488AB148" w14:textId="77777777" w:rsidTr="00D4445C">
        <w:tc>
          <w:tcPr>
            <w:tcW w:w="1350" w:type="dxa"/>
          </w:tcPr>
          <w:p w14:paraId="090C15F3" w14:textId="77777777" w:rsidR="002F6464" w:rsidRDefault="002F6464" w:rsidP="00D4445C">
            <w:r>
              <w:t>单据状态</w:t>
            </w:r>
          </w:p>
        </w:tc>
        <w:tc>
          <w:tcPr>
            <w:tcW w:w="1350" w:type="dxa"/>
          </w:tcPr>
          <w:p w14:paraId="2FB2CE1D" w14:textId="77777777" w:rsidR="002F6464" w:rsidRDefault="002F6464" w:rsidP="00D4445C">
            <w:r>
              <w:t>申请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已审核</w:t>
            </w:r>
          </w:p>
        </w:tc>
        <w:tc>
          <w:tcPr>
            <w:tcW w:w="1350" w:type="dxa"/>
          </w:tcPr>
          <w:p w14:paraId="799A0945" w14:textId="77777777" w:rsidR="002F6464" w:rsidRDefault="002F6464" w:rsidP="00D4445C"/>
        </w:tc>
        <w:tc>
          <w:tcPr>
            <w:tcW w:w="1350" w:type="dxa"/>
          </w:tcPr>
          <w:p w14:paraId="25629AFF" w14:textId="77777777" w:rsidR="002F6464" w:rsidRDefault="002F6464" w:rsidP="00D4445C"/>
        </w:tc>
        <w:tc>
          <w:tcPr>
            <w:tcW w:w="1351" w:type="dxa"/>
          </w:tcPr>
          <w:p w14:paraId="52E0F716" w14:textId="77777777" w:rsidR="002F6464" w:rsidRDefault="002F6464" w:rsidP="00D4445C">
            <w:r>
              <w:t>申请</w:t>
            </w:r>
          </w:p>
        </w:tc>
        <w:tc>
          <w:tcPr>
            <w:tcW w:w="1351" w:type="dxa"/>
          </w:tcPr>
          <w:p w14:paraId="1B73E7A7" w14:textId="77777777" w:rsidR="002F6464" w:rsidRDefault="002F6464" w:rsidP="00D4445C"/>
        </w:tc>
      </w:tr>
      <w:tr w:rsidR="002F6464" w14:paraId="1923DC47" w14:textId="77777777" w:rsidTr="00D4445C">
        <w:tc>
          <w:tcPr>
            <w:tcW w:w="1350" w:type="dxa"/>
          </w:tcPr>
          <w:p w14:paraId="0BBFF92A" w14:textId="77777777" w:rsidR="002F6464" w:rsidRDefault="002F6464" w:rsidP="00D4445C">
            <w:r>
              <w:t>经销商编号</w:t>
            </w:r>
          </w:p>
        </w:tc>
        <w:tc>
          <w:tcPr>
            <w:tcW w:w="1350" w:type="dxa"/>
          </w:tcPr>
          <w:p w14:paraId="5EC68A36" w14:textId="77777777" w:rsidR="002F6464" w:rsidRDefault="002F6464" w:rsidP="00D4445C"/>
        </w:tc>
        <w:tc>
          <w:tcPr>
            <w:tcW w:w="1350" w:type="dxa"/>
          </w:tcPr>
          <w:p w14:paraId="01B11E2D" w14:textId="77777777" w:rsidR="002F6464" w:rsidRDefault="002F6464" w:rsidP="00D4445C"/>
        </w:tc>
        <w:tc>
          <w:tcPr>
            <w:tcW w:w="1350" w:type="dxa"/>
          </w:tcPr>
          <w:p w14:paraId="02DF4EB0" w14:textId="77777777" w:rsidR="002F6464" w:rsidRDefault="002F6464" w:rsidP="00D4445C">
            <w:r>
              <w:t>是</w:t>
            </w:r>
          </w:p>
        </w:tc>
        <w:tc>
          <w:tcPr>
            <w:tcW w:w="1351" w:type="dxa"/>
          </w:tcPr>
          <w:p w14:paraId="4BDA5B1B" w14:textId="77777777" w:rsidR="002F6464" w:rsidRDefault="002F6464" w:rsidP="00D4445C"/>
        </w:tc>
        <w:tc>
          <w:tcPr>
            <w:tcW w:w="1351" w:type="dxa"/>
          </w:tcPr>
          <w:p w14:paraId="12E5E8E2" w14:textId="77777777" w:rsidR="002F6464" w:rsidRDefault="002F6464" w:rsidP="00D4445C">
            <w:r w:rsidRPr="00B91C9E">
              <w:rPr>
                <w:color w:val="FF0000"/>
              </w:rPr>
              <w:t>根据系统参数决定是否自动生成</w:t>
            </w:r>
          </w:p>
        </w:tc>
      </w:tr>
      <w:tr w:rsidR="002F6464" w14:paraId="063A03C8" w14:textId="77777777" w:rsidTr="00D4445C">
        <w:tc>
          <w:tcPr>
            <w:tcW w:w="1350" w:type="dxa"/>
          </w:tcPr>
          <w:p w14:paraId="0FC64FC9" w14:textId="77777777" w:rsidR="002F6464" w:rsidRDefault="002F6464" w:rsidP="00D4445C">
            <w:r>
              <w:t>姓名</w:t>
            </w:r>
          </w:p>
        </w:tc>
        <w:tc>
          <w:tcPr>
            <w:tcW w:w="1350" w:type="dxa"/>
          </w:tcPr>
          <w:p w14:paraId="45EF8A24" w14:textId="77777777" w:rsidR="002F6464" w:rsidRDefault="002F6464" w:rsidP="00D4445C">
            <w:r>
              <w:t>字符串</w:t>
            </w:r>
          </w:p>
        </w:tc>
        <w:tc>
          <w:tcPr>
            <w:tcW w:w="1350" w:type="dxa"/>
          </w:tcPr>
          <w:p w14:paraId="119362CB" w14:textId="77777777" w:rsidR="002F6464" w:rsidRDefault="002F6464" w:rsidP="00D4445C">
            <w:r>
              <w:t>是</w:t>
            </w:r>
          </w:p>
        </w:tc>
        <w:tc>
          <w:tcPr>
            <w:tcW w:w="1350" w:type="dxa"/>
          </w:tcPr>
          <w:p w14:paraId="5E41C5CF" w14:textId="77777777" w:rsidR="002F6464" w:rsidRDefault="002F6464" w:rsidP="00D4445C"/>
        </w:tc>
        <w:tc>
          <w:tcPr>
            <w:tcW w:w="1351" w:type="dxa"/>
          </w:tcPr>
          <w:p w14:paraId="1C4E7BA8" w14:textId="77777777" w:rsidR="002F6464" w:rsidRDefault="002F6464" w:rsidP="00D4445C"/>
        </w:tc>
        <w:tc>
          <w:tcPr>
            <w:tcW w:w="1351" w:type="dxa"/>
          </w:tcPr>
          <w:p w14:paraId="09EA8D43" w14:textId="77777777" w:rsidR="002F6464" w:rsidRDefault="002F6464" w:rsidP="00D4445C"/>
        </w:tc>
      </w:tr>
      <w:tr w:rsidR="002F6464" w14:paraId="683575FC" w14:textId="77777777" w:rsidTr="00D4445C">
        <w:tc>
          <w:tcPr>
            <w:tcW w:w="1350" w:type="dxa"/>
          </w:tcPr>
          <w:p w14:paraId="7AAFCB39" w14:textId="77777777" w:rsidR="002F6464" w:rsidRDefault="002F6464" w:rsidP="00D4445C">
            <w:r>
              <w:t>性别</w:t>
            </w:r>
          </w:p>
        </w:tc>
        <w:tc>
          <w:tcPr>
            <w:tcW w:w="1350" w:type="dxa"/>
          </w:tcPr>
          <w:p w14:paraId="4514330E" w14:textId="77777777" w:rsidR="002F6464" w:rsidRDefault="002F6464" w:rsidP="00D4445C">
            <w:r>
              <w:t>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无</w:t>
            </w:r>
          </w:p>
        </w:tc>
        <w:tc>
          <w:tcPr>
            <w:tcW w:w="1350" w:type="dxa"/>
          </w:tcPr>
          <w:p w14:paraId="32F788E9" w14:textId="77777777" w:rsidR="002F6464" w:rsidRDefault="002F6464" w:rsidP="00D4445C"/>
        </w:tc>
        <w:tc>
          <w:tcPr>
            <w:tcW w:w="1350" w:type="dxa"/>
          </w:tcPr>
          <w:p w14:paraId="5D4C30E7" w14:textId="77777777" w:rsidR="002F6464" w:rsidRDefault="002F6464" w:rsidP="00D4445C"/>
        </w:tc>
        <w:tc>
          <w:tcPr>
            <w:tcW w:w="1351" w:type="dxa"/>
          </w:tcPr>
          <w:p w14:paraId="4EFCFB17" w14:textId="77777777" w:rsidR="002F6464" w:rsidRDefault="002F6464" w:rsidP="00D4445C">
            <w:r>
              <w:t>无</w:t>
            </w:r>
          </w:p>
        </w:tc>
        <w:tc>
          <w:tcPr>
            <w:tcW w:w="1351" w:type="dxa"/>
          </w:tcPr>
          <w:p w14:paraId="5A396DC8" w14:textId="77777777" w:rsidR="002F6464" w:rsidRDefault="002F6464" w:rsidP="00D4445C"/>
        </w:tc>
      </w:tr>
      <w:tr w:rsidR="002F6464" w14:paraId="73D72B19" w14:textId="77777777" w:rsidTr="00D4445C">
        <w:tc>
          <w:tcPr>
            <w:tcW w:w="1350" w:type="dxa"/>
          </w:tcPr>
          <w:p w14:paraId="65FC26B3" w14:textId="77777777" w:rsidR="002F6464" w:rsidRDefault="002F6464" w:rsidP="00D4445C">
            <w:r>
              <w:t>身份证号</w:t>
            </w:r>
          </w:p>
        </w:tc>
        <w:tc>
          <w:tcPr>
            <w:tcW w:w="1350" w:type="dxa"/>
          </w:tcPr>
          <w:p w14:paraId="15659F49" w14:textId="77777777" w:rsidR="002F6464" w:rsidRDefault="002F6464" w:rsidP="00D4445C">
            <w:r>
              <w:t>字符串</w:t>
            </w:r>
          </w:p>
        </w:tc>
        <w:tc>
          <w:tcPr>
            <w:tcW w:w="1350" w:type="dxa"/>
          </w:tcPr>
          <w:p w14:paraId="769C6977" w14:textId="77777777" w:rsidR="002F6464" w:rsidRDefault="002F6464" w:rsidP="00D4445C">
            <w:r>
              <w:t>是</w:t>
            </w:r>
          </w:p>
        </w:tc>
        <w:tc>
          <w:tcPr>
            <w:tcW w:w="1350" w:type="dxa"/>
          </w:tcPr>
          <w:p w14:paraId="6986F20A" w14:textId="77777777" w:rsidR="002F6464" w:rsidRDefault="002F6464" w:rsidP="00D4445C">
            <w:r>
              <w:t>是</w:t>
            </w:r>
          </w:p>
        </w:tc>
        <w:tc>
          <w:tcPr>
            <w:tcW w:w="1351" w:type="dxa"/>
          </w:tcPr>
          <w:p w14:paraId="7900548D" w14:textId="77777777" w:rsidR="002F6464" w:rsidRDefault="002F6464" w:rsidP="00D4445C"/>
        </w:tc>
        <w:tc>
          <w:tcPr>
            <w:tcW w:w="1351" w:type="dxa"/>
          </w:tcPr>
          <w:p w14:paraId="1CB8AD25" w14:textId="77777777" w:rsidR="002F6464" w:rsidRDefault="002F6464" w:rsidP="00D4445C">
            <w:r w:rsidRPr="00B05D24">
              <w:rPr>
                <w:color w:val="FF0000"/>
              </w:rPr>
              <w:t>是否验证身份证号</w:t>
            </w:r>
          </w:p>
        </w:tc>
      </w:tr>
      <w:tr w:rsidR="002F6464" w14:paraId="73F01ACF" w14:textId="77777777" w:rsidTr="00D4445C">
        <w:tc>
          <w:tcPr>
            <w:tcW w:w="1350" w:type="dxa"/>
          </w:tcPr>
          <w:p w14:paraId="209D42F0" w14:textId="77777777" w:rsidR="002F6464" w:rsidRDefault="002F6464" w:rsidP="00D4445C">
            <w:r>
              <w:t>生日</w:t>
            </w:r>
          </w:p>
        </w:tc>
        <w:tc>
          <w:tcPr>
            <w:tcW w:w="1350" w:type="dxa"/>
          </w:tcPr>
          <w:p w14:paraId="4C1DB78B" w14:textId="77777777" w:rsidR="002F6464" w:rsidRDefault="002F6464" w:rsidP="00D4445C">
            <w:r>
              <w:t>日期</w:t>
            </w:r>
          </w:p>
        </w:tc>
        <w:tc>
          <w:tcPr>
            <w:tcW w:w="1350" w:type="dxa"/>
          </w:tcPr>
          <w:p w14:paraId="2B173ED7" w14:textId="77777777" w:rsidR="002F6464" w:rsidRDefault="002F6464" w:rsidP="00D4445C"/>
        </w:tc>
        <w:tc>
          <w:tcPr>
            <w:tcW w:w="1350" w:type="dxa"/>
          </w:tcPr>
          <w:p w14:paraId="35D294CC" w14:textId="77777777" w:rsidR="002F6464" w:rsidRDefault="002F6464" w:rsidP="00D4445C"/>
        </w:tc>
        <w:tc>
          <w:tcPr>
            <w:tcW w:w="1351" w:type="dxa"/>
          </w:tcPr>
          <w:p w14:paraId="6AA33604" w14:textId="77777777" w:rsidR="002F6464" w:rsidRDefault="002F6464" w:rsidP="00D4445C"/>
        </w:tc>
        <w:tc>
          <w:tcPr>
            <w:tcW w:w="1351" w:type="dxa"/>
          </w:tcPr>
          <w:p w14:paraId="125C247A" w14:textId="77777777" w:rsidR="002F6464" w:rsidRDefault="002F6464" w:rsidP="00D4445C">
            <w:r>
              <w:t>如果要验证身份证号则必填</w:t>
            </w:r>
          </w:p>
        </w:tc>
      </w:tr>
      <w:tr w:rsidR="002F6464" w14:paraId="65E7FBBE" w14:textId="77777777" w:rsidTr="00D4445C">
        <w:tc>
          <w:tcPr>
            <w:tcW w:w="1350" w:type="dxa"/>
          </w:tcPr>
          <w:p w14:paraId="5D4163C5" w14:textId="77777777" w:rsidR="002F6464" w:rsidRDefault="002F6464" w:rsidP="00D4445C">
            <w:r>
              <w:t>婚否</w:t>
            </w:r>
          </w:p>
        </w:tc>
        <w:tc>
          <w:tcPr>
            <w:tcW w:w="1350" w:type="dxa"/>
          </w:tcPr>
          <w:p w14:paraId="309D5E0D" w14:textId="77777777" w:rsidR="002F6464" w:rsidRDefault="002F6464" w:rsidP="00D4445C">
            <w:r>
              <w:t>是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否</w:t>
            </w:r>
          </w:p>
        </w:tc>
        <w:tc>
          <w:tcPr>
            <w:tcW w:w="1350" w:type="dxa"/>
          </w:tcPr>
          <w:p w14:paraId="202DD844" w14:textId="77777777" w:rsidR="002F6464" w:rsidRDefault="002F6464" w:rsidP="00D4445C"/>
        </w:tc>
        <w:tc>
          <w:tcPr>
            <w:tcW w:w="1350" w:type="dxa"/>
          </w:tcPr>
          <w:p w14:paraId="19CE5D61" w14:textId="77777777" w:rsidR="002F6464" w:rsidRDefault="002F6464" w:rsidP="00D4445C"/>
        </w:tc>
        <w:tc>
          <w:tcPr>
            <w:tcW w:w="1351" w:type="dxa"/>
          </w:tcPr>
          <w:p w14:paraId="1CE12051" w14:textId="77777777" w:rsidR="002F6464" w:rsidRDefault="002F6464" w:rsidP="00D4445C"/>
        </w:tc>
        <w:tc>
          <w:tcPr>
            <w:tcW w:w="1351" w:type="dxa"/>
          </w:tcPr>
          <w:p w14:paraId="03A1813F" w14:textId="77777777" w:rsidR="002F6464" w:rsidRDefault="002F6464" w:rsidP="00D4445C"/>
        </w:tc>
      </w:tr>
      <w:tr w:rsidR="002F6464" w14:paraId="644C53CD" w14:textId="77777777" w:rsidTr="00D4445C">
        <w:tc>
          <w:tcPr>
            <w:tcW w:w="1350" w:type="dxa"/>
          </w:tcPr>
          <w:p w14:paraId="0FB18829" w14:textId="77777777" w:rsidR="002F6464" w:rsidRDefault="002F6464" w:rsidP="00D4445C">
            <w:r>
              <w:lastRenderedPageBreak/>
              <w:t>学历</w:t>
            </w:r>
          </w:p>
        </w:tc>
        <w:tc>
          <w:tcPr>
            <w:tcW w:w="1350" w:type="dxa"/>
          </w:tcPr>
          <w:p w14:paraId="28C14218" w14:textId="77777777" w:rsidR="002F6464" w:rsidRDefault="002F6464" w:rsidP="00D4445C">
            <w:r>
              <w:t>字符串</w:t>
            </w:r>
          </w:p>
        </w:tc>
        <w:tc>
          <w:tcPr>
            <w:tcW w:w="1350" w:type="dxa"/>
          </w:tcPr>
          <w:p w14:paraId="19116B36" w14:textId="77777777" w:rsidR="002F6464" w:rsidRDefault="002F6464" w:rsidP="00D4445C"/>
        </w:tc>
        <w:tc>
          <w:tcPr>
            <w:tcW w:w="1350" w:type="dxa"/>
          </w:tcPr>
          <w:p w14:paraId="4C4ABDF3" w14:textId="77777777" w:rsidR="002F6464" w:rsidRDefault="002F6464" w:rsidP="00D4445C"/>
        </w:tc>
        <w:tc>
          <w:tcPr>
            <w:tcW w:w="1351" w:type="dxa"/>
          </w:tcPr>
          <w:p w14:paraId="6A65EA1E" w14:textId="77777777" w:rsidR="002F6464" w:rsidRDefault="002F6464" w:rsidP="00D4445C"/>
        </w:tc>
        <w:tc>
          <w:tcPr>
            <w:tcW w:w="1351" w:type="dxa"/>
          </w:tcPr>
          <w:p w14:paraId="62D36EBE" w14:textId="77777777" w:rsidR="002F6464" w:rsidRDefault="002F6464" w:rsidP="00D4445C"/>
        </w:tc>
      </w:tr>
      <w:tr w:rsidR="002F6464" w14:paraId="47B799B7" w14:textId="77777777" w:rsidTr="00D4445C">
        <w:tc>
          <w:tcPr>
            <w:tcW w:w="1350" w:type="dxa"/>
          </w:tcPr>
          <w:p w14:paraId="5F37C513" w14:textId="77777777" w:rsidR="002F6464" w:rsidRDefault="002F6464" w:rsidP="00D4445C">
            <w:r>
              <w:t>籍贯</w:t>
            </w:r>
          </w:p>
        </w:tc>
        <w:tc>
          <w:tcPr>
            <w:tcW w:w="1350" w:type="dxa"/>
          </w:tcPr>
          <w:p w14:paraId="79904F6D" w14:textId="77777777" w:rsidR="002F6464" w:rsidRDefault="002F6464" w:rsidP="00D4445C">
            <w:r>
              <w:t>字符串</w:t>
            </w:r>
          </w:p>
        </w:tc>
        <w:tc>
          <w:tcPr>
            <w:tcW w:w="1350" w:type="dxa"/>
          </w:tcPr>
          <w:p w14:paraId="30440D86" w14:textId="77777777" w:rsidR="002F6464" w:rsidRDefault="002F6464" w:rsidP="00D4445C"/>
        </w:tc>
        <w:tc>
          <w:tcPr>
            <w:tcW w:w="1350" w:type="dxa"/>
          </w:tcPr>
          <w:p w14:paraId="3DC78A26" w14:textId="77777777" w:rsidR="002F6464" w:rsidRDefault="002F6464" w:rsidP="00D4445C"/>
        </w:tc>
        <w:tc>
          <w:tcPr>
            <w:tcW w:w="1351" w:type="dxa"/>
          </w:tcPr>
          <w:p w14:paraId="2B0B9DB0" w14:textId="77777777" w:rsidR="002F6464" w:rsidRDefault="002F6464" w:rsidP="00D4445C"/>
        </w:tc>
        <w:tc>
          <w:tcPr>
            <w:tcW w:w="1351" w:type="dxa"/>
          </w:tcPr>
          <w:p w14:paraId="77AD2028" w14:textId="77777777" w:rsidR="002F6464" w:rsidRDefault="002F6464" w:rsidP="00D4445C"/>
        </w:tc>
      </w:tr>
      <w:tr w:rsidR="002F6464" w14:paraId="2C74AF13" w14:textId="77777777" w:rsidTr="00D4445C">
        <w:tc>
          <w:tcPr>
            <w:tcW w:w="1350" w:type="dxa"/>
          </w:tcPr>
          <w:p w14:paraId="6990CCA2" w14:textId="77777777" w:rsidR="002F6464" w:rsidRDefault="002F6464" w:rsidP="00D4445C">
            <w:r>
              <w:t>邮编</w:t>
            </w:r>
          </w:p>
        </w:tc>
        <w:tc>
          <w:tcPr>
            <w:tcW w:w="1350" w:type="dxa"/>
          </w:tcPr>
          <w:p w14:paraId="730743CE" w14:textId="77777777" w:rsidR="002F6464" w:rsidRDefault="002F6464" w:rsidP="00D4445C">
            <w:r>
              <w:t>字符串</w:t>
            </w:r>
          </w:p>
        </w:tc>
        <w:tc>
          <w:tcPr>
            <w:tcW w:w="1350" w:type="dxa"/>
          </w:tcPr>
          <w:p w14:paraId="78C137AF" w14:textId="77777777" w:rsidR="002F6464" w:rsidRDefault="002F6464" w:rsidP="00D4445C"/>
        </w:tc>
        <w:tc>
          <w:tcPr>
            <w:tcW w:w="1350" w:type="dxa"/>
          </w:tcPr>
          <w:p w14:paraId="27822C89" w14:textId="77777777" w:rsidR="002F6464" w:rsidRDefault="002F6464" w:rsidP="00D4445C"/>
        </w:tc>
        <w:tc>
          <w:tcPr>
            <w:tcW w:w="1351" w:type="dxa"/>
          </w:tcPr>
          <w:p w14:paraId="47F35644" w14:textId="77777777" w:rsidR="002F6464" w:rsidRDefault="002F6464" w:rsidP="00D4445C"/>
        </w:tc>
        <w:tc>
          <w:tcPr>
            <w:tcW w:w="1351" w:type="dxa"/>
          </w:tcPr>
          <w:p w14:paraId="5D414804" w14:textId="77777777" w:rsidR="002F6464" w:rsidRDefault="002F6464" w:rsidP="00D4445C"/>
        </w:tc>
      </w:tr>
      <w:tr w:rsidR="002F6464" w14:paraId="0C176343" w14:textId="77777777" w:rsidTr="00D4445C">
        <w:tc>
          <w:tcPr>
            <w:tcW w:w="1350" w:type="dxa"/>
          </w:tcPr>
          <w:p w14:paraId="136D3BC7" w14:textId="77777777" w:rsidR="002F6464" w:rsidRDefault="002F6464" w:rsidP="00D4445C">
            <w:r>
              <w:t>家庭地址</w:t>
            </w:r>
          </w:p>
        </w:tc>
        <w:tc>
          <w:tcPr>
            <w:tcW w:w="1350" w:type="dxa"/>
          </w:tcPr>
          <w:p w14:paraId="609B0CE5" w14:textId="77777777" w:rsidR="002F6464" w:rsidRDefault="002F6464" w:rsidP="00D4445C">
            <w:r>
              <w:t>字符串</w:t>
            </w:r>
          </w:p>
        </w:tc>
        <w:tc>
          <w:tcPr>
            <w:tcW w:w="1350" w:type="dxa"/>
          </w:tcPr>
          <w:p w14:paraId="374A9199" w14:textId="77777777" w:rsidR="002F6464" w:rsidRDefault="002F6464" w:rsidP="00D4445C"/>
        </w:tc>
        <w:tc>
          <w:tcPr>
            <w:tcW w:w="1350" w:type="dxa"/>
          </w:tcPr>
          <w:p w14:paraId="42C05D58" w14:textId="77777777" w:rsidR="002F6464" w:rsidRDefault="002F6464" w:rsidP="00D4445C"/>
        </w:tc>
        <w:tc>
          <w:tcPr>
            <w:tcW w:w="1351" w:type="dxa"/>
          </w:tcPr>
          <w:p w14:paraId="68C9CCBD" w14:textId="77777777" w:rsidR="002F6464" w:rsidRDefault="002F6464" w:rsidP="00D4445C"/>
        </w:tc>
        <w:tc>
          <w:tcPr>
            <w:tcW w:w="1351" w:type="dxa"/>
          </w:tcPr>
          <w:p w14:paraId="20C04B59" w14:textId="77777777" w:rsidR="002F6464" w:rsidRDefault="002F6464" w:rsidP="00D4445C"/>
        </w:tc>
      </w:tr>
      <w:tr w:rsidR="002F6464" w14:paraId="270237ED" w14:textId="77777777" w:rsidTr="00D4445C">
        <w:tc>
          <w:tcPr>
            <w:tcW w:w="1350" w:type="dxa"/>
          </w:tcPr>
          <w:p w14:paraId="7847B137" w14:textId="77777777" w:rsidR="002F6464" w:rsidRDefault="002F6464" w:rsidP="00D4445C">
            <w:r>
              <w:t>手机号</w:t>
            </w:r>
          </w:p>
        </w:tc>
        <w:tc>
          <w:tcPr>
            <w:tcW w:w="1350" w:type="dxa"/>
          </w:tcPr>
          <w:p w14:paraId="71668DCD" w14:textId="77777777" w:rsidR="002F6464" w:rsidRDefault="002F6464" w:rsidP="00D4445C">
            <w:r>
              <w:t>字符串</w:t>
            </w:r>
          </w:p>
        </w:tc>
        <w:tc>
          <w:tcPr>
            <w:tcW w:w="1350" w:type="dxa"/>
          </w:tcPr>
          <w:p w14:paraId="065AF760" w14:textId="77777777" w:rsidR="002F6464" w:rsidRDefault="002F6464" w:rsidP="00D4445C">
            <w:r>
              <w:t>是</w:t>
            </w:r>
          </w:p>
        </w:tc>
        <w:tc>
          <w:tcPr>
            <w:tcW w:w="1350" w:type="dxa"/>
          </w:tcPr>
          <w:p w14:paraId="6AD0C1C3" w14:textId="77777777" w:rsidR="002F6464" w:rsidRDefault="002F6464" w:rsidP="00D4445C"/>
        </w:tc>
        <w:tc>
          <w:tcPr>
            <w:tcW w:w="1351" w:type="dxa"/>
          </w:tcPr>
          <w:p w14:paraId="65A65644" w14:textId="77777777" w:rsidR="002F6464" w:rsidRDefault="002F6464" w:rsidP="00D4445C"/>
        </w:tc>
        <w:tc>
          <w:tcPr>
            <w:tcW w:w="1351" w:type="dxa"/>
          </w:tcPr>
          <w:p w14:paraId="3948556E" w14:textId="77777777" w:rsidR="002F6464" w:rsidRDefault="002F6464" w:rsidP="00D4445C"/>
        </w:tc>
      </w:tr>
      <w:tr w:rsidR="002F6464" w14:paraId="60BF6145" w14:textId="77777777" w:rsidTr="00D4445C">
        <w:tc>
          <w:tcPr>
            <w:tcW w:w="1350" w:type="dxa"/>
          </w:tcPr>
          <w:p w14:paraId="1B284635" w14:textId="77777777" w:rsidR="002F6464" w:rsidRDefault="002F6464" w:rsidP="00D4445C">
            <w:r>
              <w:rPr>
                <w:rFonts w:hint="eastAsia"/>
              </w:rPr>
              <w:t>E</w:t>
            </w:r>
            <w:r>
              <w:t>m</w:t>
            </w:r>
            <w:r>
              <w:rPr>
                <w:rFonts w:hint="eastAsia"/>
              </w:rPr>
              <w:t>ail</w:t>
            </w:r>
          </w:p>
        </w:tc>
        <w:tc>
          <w:tcPr>
            <w:tcW w:w="1350" w:type="dxa"/>
          </w:tcPr>
          <w:p w14:paraId="731A2130" w14:textId="77777777" w:rsidR="002F6464" w:rsidRDefault="002F6464" w:rsidP="00D4445C">
            <w:r>
              <w:t>字符串</w:t>
            </w:r>
          </w:p>
        </w:tc>
        <w:tc>
          <w:tcPr>
            <w:tcW w:w="1350" w:type="dxa"/>
          </w:tcPr>
          <w:p w14:paraId="4C7828A5" w14:textId="77777777" w:rsidR="002F6464" w:rsidRDefault="002F6464" w:rsidP="00D4445C"/>
        </w:tc>
        <w:tc>
          <w:tcPr>
            <w:tcW w:w="1350" w:type="dxa"/>
          </w:tcPr>
          <w:p w14:paraId="38BC25AC" w14:textId="77777777" w:rsidR="002F6464" w:rsidRDefault="002F6464" w:rsidP="00D4445C"/>
        </w:tc>
        <w:tc>
          <w:tcPr>
            <w:tcW w:w="1351" w:type="dxa"/>
          </w:tcPr>
          <w:p w14:paraId="24FE0842" w14:textId="77777777" w:rsidR="002F6464" w:rsidRDefault="002F6464" w:rsidP="00D4445C"/>
        </w:tc>
        <w:tc>
          <w:tcPr>
            <w:tcW w:w="1351" w:type="dxa"/>
          </w:tcPr>
          <w:p w14:paraId="408F9E79" w14:textId="77777777" w:rsidR="002F6464" w:rsidRDefault="002F6464" w:rsidP="00D4445C"/>
        </w:tc>
      </w:tr>
      <w:tr w:rsidR="002F6464" w14:paraId="5D636CAD" w14:textId="77777777" w:rsidTr="00D4445C">
        <w:tc>
          <w:tcPr>
            <w:tcW w:w="1350" w:type="dxa"/>
          </w:tcPr>
          <w:p w14:paraId="290381B0" w14:textId="77777777" w:rsidR="002F6464" w:rsidRDefault="002F6464" w:rsidP="00D4445C">
            <w:r>
              <w:t>紧急联系人</w:t>
            </w:r>
          </w:p>
        </w:tc>
        <w:tc>
          <w:tcPr>
            <w:tcW w:w="1350" w:type="dxa"/>
          </w:tcPr>
          <w:p w14:paraId="06930CD1" w14:textId="77777777" w:rsidR="002F6464" w:rsidRDefault="002F6464" w:rsidP="00D4445C">
            <w:r>
              <w:t>字符串</w:t>
            </w:r>
          </w:p>
        </w:tc>
        <w:tc>
          <w:tcPr>
            <w:tcW w:w="1350" w:type="dxa"/>
          </w:tcPr>
          <w:p w14:paraId="525F532A" w14:textId="77777777" w:rsidR="002F6464" w:rsidRDefault="002F6464" w:rsidP="00D4445C">
            <w:r>
              <w:t>是</w:t>
            </w:r>
          </w:p>
        </w:tc>
        <w:tc>
          <w:tcPr>
            <w:tcW w:w="1350" w:type="dxa"/>
          </w:tcPr>
          <w:p w14:paraId="2E0656AA" w14:textId="77777777" w:rsidR="002F6464" w:rsidRDefault="002F6464" w:rsidP="00D4445C"/>
        </w:tc>
        <w:tc>
          <w:tcPr>
            <w:tcW w:w="1351" w:type="dxa"/>
          </w:tcPr>
          <w:p w14:paraId="44377A85" w14:textId="77777777" w:rsidR="002F6464" w:rsidRDefault="002F6464" w:rsidP="00D4445C"/>
        </w:tc>
        <w:tc>
          <w:tcPr>
            <w:tcW w:w="1351" w:type="dxa"/>
          </w:tcPr>
          <w:p w14:paraId="1F641417" w14:textId="77777777" w:rsidR="002F6464" w:rsidRDefault="002F6464" w:rsidP="00D4445C"/>
        </w:tc>
      </w:tr>
      <w:tr w:rsidR="002F6464" w14:paraId="5C9441F4" w14:textId="77777777" w:rsidTr="00D4445C">
        <w:tc>
          <w:tcPr>
            <w:tcW w:w="1350" w:type="dxa"/>
          </w:tcPr>
          <w:p w14:paraId="4A4D1D23" w14:textId="77777777" w:rsidR="002F6464" w:rsidRDefault="002F6464" w:rsidP="00D4445C">
            <w:r>
              <w:t>联系人电话</w:t>
            </w:r>
          </w:p>
        </w:tc>
        <w:tc>
          <w:tcPr>
            <w:tcW w:w="1350" w:type="dxa"/>
          </w:tcPr>
          <w:p w14:paraId="0B639DF6" w14:textId="77777777" w:rsidR="002F6464" w:rsidRDefault="002F6464" w:rsidP="00D4445C">
            <w:r>
              <w:t>字符串</w:t>
            </w:r>
          </w:p>
        </w:tc>
        <w:tc>
          <w:tcPr>
            <w:tcW w:w="1350" w:type="dxa"/>
          </w:tcPr>
          <w:p w14:paraId="07AF9C78" w14:textId="77777777" w:rsidR="002F6464" w:rsidRDefault="002F6464" w:rsidP="00D4445C">
            <w:r>
              <w:t>是</w:t>
            </w:r>
          </w:p>
        </w:tc>
        <w:tc>
          <w:tcPr>
            <w:tcW w:w="1350" w:type="dxa"/>
          </w:tcPr>
          <w:p w14:paraId="7712609C" w14:textId="77777777" w:rsidR="002F6464" w:rsidRDefault="002F6464" w:rsidP="00D4445C"/>
        </w:tc>
        <w:tc>
          <w:tcPr>
            <w:tcW w:w="1351" w:type="dxa"/>
          </w:tcPr>
          <w:p w14:paraId="171149A5" w14:textId="77777777" w:rsidR="002F6464" w:rsidRDefault="002F6464" w:rsidP="00D4445C"/>
        </w:tc>
        <w:tc>
          <w:tcPr>
            <w:tcW w:w="1351" w:type="dxa"/>
          </w:tcPr>
          <w:p w14:paraId="0D42F3EB" w14:textId="77777777" w:rsidR="002F6464" w:rsidRDefault="002F6464" w:rsidP="00D4445C"/>
        </w:tc>
      </w:tr>
      <w:tr w:rsidR="002F6464" w14:paraId="56B72FC4" w14:textId="77777777" w:rsidTr="00D4445C">
        <w:tc>
          <w:tcPr>
            <w:tcW w:w="1350" w:type="dxa"/>
          </w:tcPr>
          <w:p w14:paraId="3EB327B3" w14:textId="77777777" w:rsidR="002F6464" w:rsidRDefault="002F6464" w:rsidP="00D4445C">
            <w:r>
              <w:t>开户银行</w:t>
            </w:r>
          </w:p>
        </w:tc>
        <w:tc>
          <w:tcPr>
            <w:tcW w:w="1350" w:type="dxa"/>
          </w:tcPr>
          <w:p w14:paraId="7A06D3BE" w14:textId="77777777" w:rsidR="002F6464" w:rsidRDefault="002F6464" w:rsidP="00D4445C">
            <w:r>
              <w:t>字符串</w:t>
            </w:r>
          </w:p>
        </w:tc>
        <w:tc>
          <w:tcPr>
            <w:tcW w:w="1350" w:type="dxa"/>
          </w:tcPr>
          <w:p w14:paraId="72F6186E" w14:textId="77777777" w:rsidR="002F6464" w:rsidRDefault="002F6464" w:rsidP="00D4445C">
            <w:r>
              <w:t>是</w:t>
            </w:r>
          </w:p>
        </w:tc>
        <w:tc>
          <w:tcPr>
            <w:tcW w:w="1350" w:type="dxa"/>
          </w:tcPr>
          <w:p w14:paraId="66143044" w14:textId="77777777" w:rsidR="002F6464" w:rsidRDefault="002F6464" w:rsidP="00D4445C"/>
        </w:tc>
        <w:tc>
          <w:tcPr>
            <w:tcW w:w="1351" w:type="dxa"/>
          </w:tcPr>
          <w:p w14:paraId="2F8C87BB" w14:textId="77777777" w:rsidR="002F6464" w:rsidRDefault="002F6464" w:rsidP="00D4445C"/>
        </w:tc>
        <w:tc>
          <w:tcPr>
            <w:tcW w:w="1351" w:type="dxa"/>
          </w:tcPr>
          <w:p w14:paraId="3D3FE168" w14:textId="77777777" w:rsidR="002F6464" w:rsidRDefault="002F6464" w:rsidP="00D4445C"/>
        </w:tc>
      </w:tr>
      <w:tr w:rsidR="002F6464" w14:paraId="14CE51B0" w14:textId="77777777" w:rsidTr="00D4445C">
        <w:tc>
          <w:tcPr>
            <w:tcW w:w="1350" w:type="dxa"/>
          </w:tcPr>
          <w:p w14:paraId="4CB05C00" w14:textId="77777777" w:rsidR="002F6464" w:rsidRDefault="002F6464" w:rsidP="00D4445C">
            <w:r>
              <w:t>银行账号</w:t>
            </w:r>
          </w:p>
        </w:tc>
        <w:tc>
          <w:tcPr>
            <w:tcW w:w="1350" w:type="dxa"/>
          </w:tcPr>
          <w:p w14:paraId="24C65820" w14:textId="77777777" w:rsidR="002F6464" w:rsidRDefault="002F6464" w:rsidP="00D4445C">
            <w:r>
              <w:t>字符串</w:t>
            </w:r>
          </w:p>
        </w:tc>
        <w:tc>
          <w:tcPr>
            <w:tcW w:w="1350" w:type="dxa"/>
          </w:tcPr>
          <w:p w14:paraId="682F7B38" w14:textId="77777777" w:rsidR="002F6464" w:rsidRDefault="002F6464" w:rsidP="00D4445C">
            <w:r>
              <w:t>是</w:t>
            </w:r>
          </w:p>
        </w:tc>
        <w:tc>
          <w:tcPr>
            <w:tcW w:w="1350" w:type="dxa"/>
          </w:tcPr>
          <w:p w14:paraId="00970B02" w14:textId="77777777" w:rsidR="002F6464" w:rsidRDefault="002F6464" w:rsidP="00D4445C"/>
        </w:tc>
        <w:tc>
          <w:tcPr>
            <w:tcW w:w="1351" w:type="dxa"/>
          </w:tcPr>
          <w:p w14:paraId="3D8E0246" w14:textId="77777777" w:rsidR="002F6464" w:rsidRDefault="002F6464" w:rsidP="00D4445C"/>
        </w:tc>
        <w:tc>
          <w:tcPr>
            <w:tcW w:w="1351" w:type="dxa"/>
          </w:tcPr>
          <w:p w14:paraId="0BFA1A44" w14:textId="77777777" w:rsidR="002F6464" w:rsidRDefault="002F6464" w:rsidP="00D4445C"/>
        </w:tc>
      </w:tr>
      <w:tr w:rsidR="002F6464" w14:paraId="18C8E9DF" w14:textId="77777777" w:rsidTr="00D4445C">
        <w:tc>
          <w:tcPr>
            <w:tcW w:w="1350" w:type="dxa"/>
          </w:tcPr>
          <w:p w14:paraId="4A207C24" w14:textId="77777777" w:rsidR="002F6464" w:rsidRDefault="002F6464" w:rsidP="00D4445C">
            <w:r>
              <w:t>户名</w:t>
            </w:r>
          </w:p>
        </w:tc>
        <w:tc>
          <w:tcPr>
            <w:tcW w:w="1350" w:type="dxa"/>
          </w:tcPr>
          <w:p w14:paraId="5B475B8D" w14:textId="77777777" w:rsidR="002F6464" w:rsidRDefault="002F6464" w:rsidP="00D4445C">
            <w:r>
              <w:t>字符串</w:t>
            </w:r>
          </w:p>
        </w:tc>
        <w:tc>
          <w:tcPr>
            <w:tcW w:w="1350" w:type="dxa"/>
          </w:tcPr>
          <w:p w14:paraId="5B900E55" w14:textId="77777777" w:rsidR="002F6464" w:rsidRDefault="002F6464" w:rsidP="00D4445C">
            <w:r>
              <w:t>是</w:t>
            </w:r>
          </w:p>
        </w:tc>
        <w:tc>
          <w:tcPr>
            <w:tcW w:w="1350" w:type="dxa"/>
          </w:tcPr>
          <w:p w14:paraId="4082B21D" w14:textId="77777777" w:rsidR="002F6464" w:rsidRDefault="002F6464" w:rsidP="00D4445C"/>
        </w:tc>
        <w:tc>
          <w:tcPr>
            <w:tcW w:w="1351" w:type="dxa"/>
          </w:tcPr>
          <w:p w14:paraId="70F7D734" w14:textId="77777777" w:rsidR="002F6464" w:rsidRDefault="002F6464" w:rsidP="00D4445C"/>
        </w:tc>
        <w:tc>
          <w:tcPr>
            <w:tcW w:w="1351" w:type="dxa"/>
          </w:tcPr>
          <w:p w14:paraId="6F07C978" w14:textId="77777777" w:rsidR="002F6464" w:rsidRDefault="002F6464" w:rsidP="00D4445C"/>
        </w:tc>
      </w:tr>
      <w:tr w:rsidR="002F6464" w14:paraId="41564FC5" w14:textId="77777777" w:rsidTr="00D4445C">
        <w:tc>
          <w:tcPr>
            <w:tcW w:w="1350" w:type="dxa"/>
          </w:tcPr>
          <w:p w14:paraId="6EC0CB6D" w14:textId="77777777" w:rsidR="002F6464" w:rsidRDefault="002F6464" w:rsidP="00D4445C">
            <w:r>
              <w:t>支付宝账号</w:t>
            </w:r>
          </w:p>
        </w:tc>
        <w:tc>
          <w:tcPr>
            <w:tcW w:w="1350" w:type="dxa"/>
          </w:tcPr>
          <w:p w14:paraId="7549165F" w14:textId="77777777" w:rsidR="002F6464" w:rsidRDefault="002F6464" w:rsidP="00D4445C">
            <w:r>
              <w:t>字符串</w:t>
            </w:r>
          </w:p>
        </w:tc>
        <w:tc>
          <w:tcPr>
            <w:tcW w:w="1350" w:type="dxa"/>
          </w:tcPr>
          <w:p w14:paraId="0FEC2B6F" w14:textId="77777777" w:rsidR="002F6464" w:rsidRDefault="002F6464" w:rsidP="00D4445C"/>
        </w:tc>
        <w:tc>
          <w:tcPr>
            <w:tcW w:w="1350" w:type="dxa"/>
          </w:tcPr>
          <w:p w14:paraId="724AEA9B" w14:textId="77777777" w:rsidR="002F6464" w:rsidRDefault="002F6464" w:rsidP="00D4445C"/>
        </w:tc>
        <w:tc>
          <w:tcPr>
            <w:tcW w:w="1351" w:type="dxa"/>
          </w:tcPr>
          <w:p w14:paraId="3F173FBC" w14:textId="77777777" w:rsidR="002F6464" w:rsidRDefault="002F6464" w:rsidP="00D4445C"/>
        </w:tc>
        <w:tc>
          <w:tcPr>
            <w:tcW w:w="1351" w:type="dxa"/>
            <w:vMerge w:val="restart"/>
          </w:tcPr>
          <w:p w14:paraId="79F4D9D9" w14:textId="77777777" w:rsidR="002F6464" w:rsidRDefault="002F6464" w:rsidP="00D4445C">
            <w:r>
              <w:t>两个必须有一个</w:t>
            </w:r>
          </w:p>
        </w:tc>
      </w:tr>
      <w:tr w:rsidR="002F6464" w14:paraId="1C144CFE" w14:textId="77777777" w:rsidTr="00D4445C">
        <w:tc>
          <w:tcPr>
            <w:tcW w:w="1350" w:type="dxa"/>
          </w:tcPr>
          <w:p w14:paraId="273F0ED0" w14:textId="77777777" w:rsidR="002F6464" w:rsidRDefault="002F6464" w:rsidP="00D4445C">
            <w:r>
              <w:t>微信账号</w:t>
            </w:r>
          </w:p>
        </w:tc>
        <w:tc>
          <w:tcPr>
            <w:tcW w:w="1350" w:type="dxa"/>
          </w:tcPr>
          <w:p w14:paraId="3927F7A9" w14:textId="77777777" w:rsidR="002F6464" w:rsidRDefault="002F6464" w:rsidP="00D4445C">
            <w:r>
              <w:t>字符串</w:t>
            </w:r>
          </w:p>
        </w:tc>
        <w:tc>
          <w:tcPr>
            <w:tcW w:w="1350" w:type="dxa"/>
          </w:tcPr>
          <w:p w14:paraId="4D54EDC7" w14:textId="77777777" w:rsidR="002F6464" w:rsidRDefault="002F6464" w:rsidP="00D4445C"/>
        </w:tc>
        <w:tc>
          <w:tcPr>
            <w:tcW w:w="1350" w:type="dxa"/>
          </w:tcPr>
          <w:p w14:paraId="4E32CDE6" w14:textId="77777777" w:rsidR="002F6464" w:rsidRDefault="002F6464" w:rsidP="00D4445C"/>
        </w:tc>
        <w:tc>
          <w:tcPr>
            <w:tcW w:w="1351" w:type="dxa"/>
          </w:tcPr>
          <w:p w14:paraId="0E11CBE5" w14:textId="77777777" w:rsidR="002F6464" w:rsidRDefault="002F6464" w:rsidP="00D4445C"/>
        </w:tc>
        <w:tc>
          <w:tcPr>
            <w:tcW w:w="1351" w:type="dxa"/>
            <w:vMerge/>
          </w:tcPr>
          <w:p w14:paraId="5BC7D3C6" w14:textId="77777777" w:rsidR="002F6464" w:rsidRDefault="002F6464" w:rsidP="00D4445C"/>
        </w:tc>
      </w:tr>
      <w:tr w:rsidR="002F6464" w14:paraId="653D1980" w14:textId="77777777" w:rsidTr="00D4445C">
        <w:tc>
          <w:tcPr>
            <w:tcW w:w="1350" w:type="dxa"/>
          </w:tcPr>
          <w:p w14:paraId="51DA5BA1" w14:textId="77777777" w:rsidR="002F6464" w:rsidRDefault="002F6464" w:rsidP="00D4445C">
            <w:r>
              <w:t>备注</w:t>
            </w:r>
          </w:p>
        </w:tc>
        <w:tc>
          <w:tcPr>
            <w:tcW w:w="1350" w:type="dxa"/>
          </w:tcPr>
          <w:p w14:paraId="40FA0189" w14:textId="77777777" w:rsidR="002F6464" w:rsidRDefault="002F6464" w:rsidP="00D4445C">
            <w:r>
              <w:t>字符串</w:t>
            </w:r>
          </w:p>
        </w:tc>
        <w:tc>
          <w:tcPr>
            <w:tcW w:w="1350" w:type="dxa"/>
          </w:tcPr>
          <w:p w14:paraId="5219BAA3" w14:textId="77777777" w:rsidR="002F6464" w:rsidRDefault="002F6464" w:rsidP="00D4445C"/>
        </w:tc>
        <w:tc>
          <w:tcPr>
            <w:tcW w:w="1350" w:type="dxa"/>
          </w:tcPr>
          <w:p w14:paraId="4019DF33" w14:textId="77777777" w:rsidR="002F6464" w:rsidRDefault="002F6464" w:rsidP="00D4445C"/>
        </w:tc>
        <w:tc>
          <w:tcPr>
            <w:tcW w:w="1351" w:type="dxa"/>
          </w:tcPr>
          <w:p w14:paraId="3B947527" w14:textId="77777777" w:rsidR="002F6464" w:rsidRDefault="002F6464" w:rsidP="00D4445C"/>
        </w:tc>
        <w:tc>
          <w:tcPr>
            <w:tcW w:w="1351" w:type="dxa"/>
          </w:tcPr>
          <w:p w14:paraId="495F39E6" w14:textId="77777777" w:rsidR="002F6464" w:rsidRDefault="002F6464" w:rsidP="00D4445C"/>
        </w:tc>
      </w:tr>
      <w:tr w:rsidR="002F6464" w14:paraId="24546E4A" w14:textId="77777777" w:rsidTr="00D4445C">
        <w:tc>
          <w:tcPr>
            <w:tcW w:w="1350" w:type="dxa"/>
          </w:tcPr>
          <w:p w14:paraId="74082162" w14:textId="77777777" w:rsidR="002F6464" w:rsidRPr="00A460D7" w:rsidRDefault="002F6464" w:rsidP="00D4445C">
            <w:pPr>
              <w:rPr>
                <w:color w:val="FF0000"/>
              </w:rPr>
            </w:pPr>
            <w:r w:rsidRPr="00A460D7">
              <w:rPr>
                <w:rFonts w:hint="eastAsia"/>
                <w:color w:val="FF0000"/>
              </w:rPr>
              <w:t>登录密码</w:t>
            </w:r>
          </w:p>
        </w:tc>
        <w:tc>
          <w:tcPr>
            <w:tcW w:w="1350" w:type="dxa"/>
          </w:tcPr>
          <w:p w14:paraId="76F59D4A" w14:textId="77777777" w:rsidR="002F6464" w:rsidRDefault="002F6464" w:rsidP="00D4445C">
            <w:r>
              <w:t>字符串</w:t>
            </w:r>
          </w:p>
        </w:tc>
        <w:tc>
          <w:tcPr>
            <w:tcW w:w="1350" w:type="dxa"/>
          </w:tcPr>
          <w:p w14:paraId="47A02747" w14:textId="77777777" w:rsidR="002F6464" w:rsidRDefault="002F6464" w:rsidP="00D4445C"/>
        </w:tc>
        <w:tc>
          <w:tcPr>
            <w:tcW w:w="1350" w:type="dxa"/>
          </w:tcPr>
          <w:p w14:paraId="660FB152" w14:textId="77777777" w:rsidR="002F6464" w:rsidRDefault="002F6464" w:rsidP="00D4445C"/>
        </w:tc>
        <w:tc>
          <w:tcPr>
            <w:tcW w:w="1351" w:type="dxa"/>
          </w:tcPr>
          <w:p w14:paraId="03129187" w14:textId="77777777" w:rsidR="002F6464" w:rsidRDefault="002F6464" w:rsidP="00D4445C"/>
        </w:tc>
        <w:tc>
          <w:tcPr>
            <w:tcW w:w="1351" w:type="dxa"/>
          </w:tcPr>
          <w:p w14:paraId="7A658962" w14:textId="77777777" w:rsidR="002F6464" w:rsidRDefault="002F6464" w:rsidP="00D4445C"/>
        </w:tc>
      </w:tr>
      <w:tr w:rsidR="002F6464" w14:paraId="634B8811" w14:textId="77777777" w:rsidTr="00D4445C">
        <w:tc>
          <w:tcPr>
            <w:tcW w:w="1350" w:type="dxa"/>
          </w:tcPr>
          <w:p w14:paraId="5617D6D6" w14:textId="77777777" w:rsidR="002F6464" w:rsidRPr="00A460D7" w:rsidRDefault="002F6464" w:rsidP="00D4445C">
            <w:pPr>
              <w:rPr>
                <w:color w:val="FF0000"/>
              </w:rPr>
            </w:pPr>
            <w:r w:rsidRPr="00A460D7">
              <w:rPr>
                <w:rFonts w:hint="eastAsia"/>
                <w:color w:val="FF0000"/>
              </w:rPr>
              <w:t>再次输入密码</w:t>
            </w:r>
          </w:p>
        </w:tc>
        <w:tc>
          <w:tcPr>
            <w:tcW w:w="1350" w:type="dxa"/>
          </w:tcPr>
          <w:p w14:paraId="6B99B44B" w14:textId="77777777" w:rsidR="002F6464" w:rsidRDefault="002F6464" w:rsidP="00D4445C">
            <w:r>
              <w:t>字符串</w:t>
            </w:r>
          </w:p>
        </w:tc>
        <w:tc>
          <w:tcPr>
            <w:tcW w:w="1350" w:type="dxa"/>
          </w:tcPr>
          <w:p w14:paraId="02A69850" w14:textId="77777777" w:rsidR="002F6464" w:rsidRDefault="002F6464" w:rsidP="00D4445C"/>
        </w:tc>
        <w:tc>
          <w:tcPr>
            <w:tcW w:w="1350" w:type="dxa"/>
          </w:tcPr>
          <w:p w14:paraId="4C2DDA4D" w14:textId="77777777" w:rsidR="002F6464" w:rsidRDefault="002F6464" w:rsidP="00D4445C"/>
        </w:tc>
        <w:tc>
          <w:tcPr>
            <w:tcW w:w="1351" w:type="dxa"/>
          </w:tcPr>
          <w:p w14:paraId="161CA062" w14:textId="77777777" w:rsidR="002F6464" w:rsidRDefault="002F6464" w:rsidP="00D4445C"/>
        </w:tc>
        <w:tc>
          <w:tcPr>
            <w:tcW w:w="1351" w:type="dxa"/>
          </w:tcPr>
          <w:p w14:paraId="63418300" w14:textId="77777777" w:rsidR="002F6464" w:rsidRDefault="002F6464" w:rsidP="00D4445C"/>
        </w:tc>
      </w:tr>
      <w:tr w:rsidR="002F6464" w14:paraId="0D06CE9D" w14:textId="77777777" w:rsidTr="00D4445C">
        <w:tc>
          <w:tcPr>
            <w:tcW w:w="1350" w:type="dxa"/>
          </w:tcPr>
          <w:p w14:paraId="63AFD1AF" w14:textId="77777777" w:rsidR="002F6464" w:rsidRPr="001B5388" w:rsidRDefault="002F6464" w:rsidP="00D4445C">
            <w:pPr>
              <w:rPr>
                <w:color w:val="FF0000"/>
              </w:rPr>
            </w:pPr>
            <w:r w:rsidRPr="001B5388">
              <w:rPr>
                <w:color w:val="FF0000"/>
              </w:rPr>
              <w:t>身份证正面照片</w:t>
            </w:r>
          </w:p>
        </w:tc>
        <w:tc>
          <w:tcPr>
            <w:tcW w:w="1350" w:type="dxa"/>
          </w:tcPr>
          <w:p w14:paraId="6B0C1AC9" w14:textId="77777777" w:rsidR="002F6464" w:rsidRDefault="002F6464" w:rsidP="00D4445C"/>
        </w:tc>
        <w:tc>
          <w:tcPr>
            <w:tcW w:w="1350" w:type="dxa"/>
          </w:tcPr>
          <w:p w14:paraId="4A6C86A8" w14:textId="77777777" w:rsidR="002F6464" w:rsidRDefault="002F6464" w:rsidP="00D4445C">
            <w:r>
              <w:t>是</w:t>
            </w:r>
          </w:p>
        </w:tc>
        <w:tc>
          <w:tcPr>
            <w:tcW w:w="1350" w:type="dxa"/>
          </w:tcPr>
          <w:p w14:paraId="4076BBC4" w14:textId="77777777" w:rsidR="002F6464" w:rsidRDefault="002F6464" w:rsidP="00D4445C"/>
        </w:tc>
        <w:tc>
          <w:tcPr>
            <w:tcW w:w="1351" w:type="dxa"/>
          </w:tcPr>
          <w:p w14:paraId="260E14CA" w14:textId="77777777" w:rsidR="002F6464" w:rsidRDefault="002F6464" w:rsidP="00D4445C"/>
        </w:tc>
        <w:tc>
          <w:tcPr>
            <w:tcW w:w="1351" w:type="dxa"/>
          </w:tcPr>
          <w:p w14:paraId="054040E9" w14:textId="77777777" w:rsidR="002F6464" w:rsidRDefault="002F6464" w:rsidP="00D4445C">
            <w:r>
              <w:t>双击可查看原图</w:t>
            </w:r>
          </w:p>
        </w:tc>
      </w:tr>
      <w:tr w:rsidR="002F6464" w14:paraId="5EDF23DD" w14:textId="77777777" w:rsidTr="00D4445C">
        <w:tc>
          <w:tcPr>
            <w:tcW w:w="1350" w:type="dxa"/>
          </w:tcPr>
          <w:p w14:paraId="593117B4" w14:textId="77777777" w:rsidR="002F6464" w:rsidRPr="001B5388" w:rsidRDefault="002F6464" w:rsidP="00D4445C">
            <w:pPr>
              <w:rPr>
                <w:color w:val="FF0000"/>
              </w:rPr>
            </w:pPr>
            <w:r w:rsidRPr="001B5388">
              <w:rPr>
                <w:color w:val="FF0000"/>
              </w:rPr>
              <w:t>身份证反面照片</w:t>
            </w:r>
          </w:p>
        </w:tc>
        <w:tc>
          <w:tcPr>
            <w:tcW w:w="1350" w:type="dxa"/>
          </w:tcPr>
          <w:p w14:paraId="4B6736D9" w14:textId="77777777" w:rsidR="002F6464" w:rsidRDefault="002F6464" w:rsidP="00D4445C"/>
        </w:tc>
        <w:tc>
          <w:tcPr>
            <w:tcW w:w="1350" w:type="dxa"/>
          </w:tcPr>
          <w:p w14:paraId="51AFF03B" w14:textId="77777777" w:rsidR="002F6464" w:rsidRDefault="002F6464" w:rsidP="00D4445C">
            <w:r>
              <w:t>是</w:t>
            </w:r>
          </w:p>
        </w:tc>
        <w:tc>
          <w:tcPr>
            <w:tcW w:w="1350" w:type="dxa"/>
          </w:tcPr>
          <w:p w14:paraId="659FF99F" w14:textId="77777777" w:rsidR="002F6464" w:rsidRDefault="002F6464" w:rsidP="00D4445C"/>
        </w:tc>
        <w:tc>
          <w:tcPr>
            <w:tcW w:w="1351" w:type="dxa"/>
          </w:tcPr>
          <w:p w14:paraId="45384212" w14:textId="77777777" w:rsidR="002F6464" w:rsidRDefault="002F6464" w:rsidP="00D4445C"/>
        </w:tc>
        <w:tc>
          <w:tcPr>
            <w:tcW w:w="1351" w:type="dxa"/>
          </w:tcPr>
          <w:p w14:paraId="1A4B894E" w14:textId="77777777" w:rsidR="002F6464" w:rsidRDefault="002F6464" w:rsidP="00D4445C">
            <w:r>
              <w:t>双击可查看原图</w:t>
            </w:r>
          </w:p>
        </w:tc>
      </w:tr>
      <w:tr w:rsidR="00AB4D72" w14:paraId="5DCC219E" w14:textId="77777777" w:rsidTr="00D4445C">
        <w:tc>
          <w:tcPr>
            <w:tcW w:w="1350" w:type="dxa"/>
          </w:tcPr>
          <w:p w14:paraId="316FCDC5" w14:textId="77777777" w:rsidR="00AB4D72" w:rsidRPr="001B5388" w:rsidRDefault="00AB4D72" w:rsidP="00D4445C">
            <w:pPr>
              <w:rPr>
                <w:color w:val="FF0000"/>
              </w:rPr>
            </w:pPr>
            <w:r>
              <w:rPr>
                <w:color w:val="FF0000"/>
              </w:rPr>
              <w:t>是否同意许可协议</w:t>
            </w:r>
          </w:p>
        </w:tc>
        <w:tc>
          <w:tcPr>
            <w:tcW w:w="1350" w:type="dxa"/>
          </w:tcPr>
          <w:p w14:paraId="2935DB67" w14:textId="77777777" w:rsidR="00AB4D72" w:rsidRDefault="00AB4D72" w:rsidP="00D4445C"/>
        </w:tc>
        <w:tc>
          <w:tcPr>
            <w:tcW w:w="1350" w:type="dxa"/>
          </w:tcPr>
          <w:p w14:paraId="122EDA48" w14:textId="77777777" w:rsidR="00AB4D72" w:rsidRDefault="00AB4D72" w:rsidP="00D4445C"/>
        </w:tc>
        <w:tc>
          <w:tcPr>
            <w:tcW w:w="1350" w:type="dxa"/>
          </w:tcPr>
          <w:p w14:paraId="2A78CA29" w14:textId="77777777" w:rsidR="00AB4D72" w:rsidRDefault="00AB4D72" w:rsidP="00D4445C"/>
        </w:tc>
        <w:tc>
          <w:tcPr>
            <w:tcW w:w="1351" w:type="dxa"/>
          </w:tcPr>
          <w:p w14:paraId="76F03DBD" w14:textId="77777777" w:rsidR="00AB4D72" w:rsidRDefault="00AB4D72" w:rsidP="00D4445C"/>
        </w:tc>
        <w:tc>
          <w:tcPr>
            <w:tcW w:w="1351" w:type="dxa"/>
          </w:tcPr>
          <w:p w14:paraId="797D7A5C" w14:textId="77777777" w:rsidR="00AB4D72" w:rsidRDefault="00AB4D72" w:rsidP="00D4445C">
            <w:r w:rsidRPr="00AB4D72">
              <w:rPr>
                <w:color w:val="FF0000"/>
              </w:rPr>
              <w:t>可以点击查看具体条款</w:t>
            </w:r>
          </w:p>
        </w:tc>
      </w:tr>
    </w:tbl>
    <w:p w14:paraId="7B329086" w14:textId="77777777" w:rsidR="002F6464" w:rsidRDefault="002F6464" w:rsidP="002F6464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14:paraId="5DDF549F" w14:textId="77777777" w:rsidR="00F07EE5" w:rsidRDefault="00F07EE5" w:rsidP="00F07EE5">
      <w:pPr>
        <w:pStyle w:val="a5"/>
        <w:widowControl/>
        <w:numPr>
          <w:ilvl w:val="0"/>
          <w:numId w:val="36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操作说明</w:t>
      </w:r>
    </w:p>
    <w:p w14:paraId="5BBE3FFC" w14:textId="77777777" w:rsidR="002F6464" w:rsidRDefault="002F6464" w:rsidP="002F6464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(1)</w:t>
      </w: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进入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：显示所有加盟申请单(一页)，也可以切换查看其它状态的加盟申请单。均显示的是自己录入的加盟申请单</w:t>
      </w:r>
      <w:r w:rsidRPr="00ED4676">
        <w:rPr>
          <w:rFonts w:ascii="宋体" w:eastAsia="宋体" w:hAnsi="宋体" w:cs="宋体" w:hint="eastAsia"/>
          <w:noProof/>
          <w:kern w:val="0"/>
          <w:sz w:val="24"/>
          <w:szCs w:val="24"/>
        </w:rPr>
        <w:t>。</w:t>
      </w:r>
      <w:r w:rsidR="00E314C7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对于每个加盟单项，根据加盟单状态显示相应的操作按钮：申请状态：修改，删除。其它状态无操作按钮。</w:t>
      </w:r>
    </w:p>
    <w:p w14:paraId="2CA999CA" w14:textId="77777777" w:rsidR="002F6464" w:rsidRPr="001C6336" w:rsidRDefault="002F6464" w:rsidP="002F6464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(2)</w:t>
      </w: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查询</w:t>
      </w:r>
      <w:r w:rsidRPr="00ED4676">
        <w:rPr>
          <w:rFonts w:ascii="宋体" w:eastAsia="宋体" w:hAnsi="宋体" w:cs="宋体" w:hint="eastAsia"/>
          <w:noProof/>
          <w:kern w:val="0"/>
          <w:sz w:val="24"/>
          <w:szCs w:val="24"/>
        </w:rPr>
        <w:t>：根据输入的条件，查询相应日期范围的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加盟申请</w:t>
      </w:r>
      <w:r w:rsidRPr="00ED4676">
        <w:rPr>
          <w:rFonts w:ascii="宋体" w:eastAsia="宋体" w:hAnsi="宋体" w:cs="宋体" w:hint="eastAsia"/>
          <w:noProof/>
          <w:kern w:val="0"/>
          <w:sz w:val="24"/>
          <w:szCs w:val="24"/>
        </w:rPr>
        <w:t>。</w:t>
      </w:r>
    </w:p>
    <w:p w14:paraId="017D9BCD" w14:textId="77777777" w:rsidR="002F6464" w:rsidRDefault="002F6464" w:rsidP="002F6464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(3)</w:t>
      </w: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新增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：进入新增加盟单界面，</w:t>
      </w:r>
      <w:r w:rsidRPr="002F6464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加盟单审核前可以修改和删除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。</w:t>
      </w:r>
      <w:r w:rsidRPr="002F6464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列表画面上点修改进入修改画面(和新增界面相同)</w:t>
      </w:r>
    </w:p>
    <w:p w14:paraId="4ACEAA8A" w14:textId="77777777" w:rsidR="002F6464" w:rsidRDefault="002F6464" w:rsidP="002F6464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(4)</w:t>
      </w: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保存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</w:t>
      </w:r>
      <w:r w:rsidRPr="002F6464">
        <w:rPr>
          <w:rFonts w:ascii="宋体" w:eastAsia="宋体" w:hAnsi="宋体" w:cs="宋体" w:hint="eastAsia"/>
          <w:noProof/>
          <w:kern w:val="0"/>
          <w:sz w:val="24"/>
          <w:szCs w:val="24"/>
        </w:rPr>
        <w:t>保存前检查登录密码和再次输入密码是否一致，不一致提示错误信息。</w:t>
      </w:r>
      <w:r w:rsidR="00D4445C">
        <w:rPr>
          <w:rFonts w:ascii="宋体" w:eastAsia="宋体" w:hAnsi="宋体" w:cs="宋体" w:hint="eastAsia"/>
          <w:noProof/>
          <w:kern w:val="0"/>
          <w:sz w:val="24"/>
          <w:szCs w:val="24"/>
        </w:rPr>
        <w:t>加盟单录入后，后台系统可以收到待审核的加盟单。审核通过后，此经销商的上级就是当前经销商。</w:t>
      </w:r>
    </w:p>
    <w:p w14:paraId="75714A45" w14:textId="77777777" w:rsidR="002F6464" w:rsidRPr="002F6464" w:rsidRDefault="002F6464" w:rsidP="002F6464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(5)</w:t>
      </w: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删除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：申请状态的加盟单可以删除。先提示用户是否真的删除，如果确认，则删除加盟单。</w:t>
      </w:r>
    </w:p>
    <w:p w14:paraId="163B3214" w14:textId="77777777" w:rsidR="002F6464" w:rsidRDefault="002F6464" w:rsidP="002F6464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14:paraId="77FCEA3A" w14:textId="77777777" w:rsidR="00C51DC6" w:rsidRDefault="00C51DC6" w:rsidP="00AE16C3">
      <w:pPr>
        <w:pStyle w:val="a5"/>
        <w:widowControl/>
        <w:numPr>
          <w:ilvl w:val="0"/>
          <w:numId w:val="1"/>
        </w:numPr>
        <w:ind w:left="552" w:hangingChars="230" w:hanging="552"/>
        <w:jc w:val="left"/>
        <w:outlineLvl w:val="0"/>
        <w:rPr>
          <w:rFonts w:ascii="宋体" w:eastAsia="宋体" w:hAnsi="宋体" w:cs="宋体"/>
          <w:noProof/>
          <w:kern w:val="0"/>
          <w:sz w:val="24"/>
          <w:szCs w:val="24"/>
        </w:rPr>
      </w:pPr>
      <w:bookmarkStart w:id="358" w:name="_Toc17301033"/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注销申请</w:t>
      </w:r>
      <w:bookmarkEnd w:id="358"/>
    </w:p>
    <w:p w14:paraId="3CB29F6B" w14:textId="77777777" w:rsidR="00061750" w:rsidRPr="00061750" w:rsidRDefault="00061750" w:rsidP="00061750">
      <w:pPr>
        <w:pStyle w:val="a5"/>
        <w:widowControl/>
        <w:numPr>
          <w:ilvl w:val="0"/>
          <w:numId w:val="37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界面截图</w:t>
      </w:r>
    </w:p>
    <w:p w14:paraId="2B9A9886" w14:textId="77777777" w:rsidR="00302B92" w:rsidRPr="00302B92" w:rsidRDefault="00302B92" w:rsidP="00302B92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060545" wp14:editId="700507D2">
            <wp:extent cx="2286000" cy="3714750"/>
            <wp:effectExtent l="0" t="0" r="0" b="0"/>
            <wp:docPr id="21" name="图片 21" descr="C:\Users\andrew\AppData\Roaming\Tencent\Users\358399800\QQ\WinTemp\RichOle\_9GRF$EF_MTPEL@TEYVAR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w\AppData\Roaming\Tencent\Users\358399800\QQ\WinTemp\RichOle\_9GRF$EF_MTPEL@TEYVARAP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A1F8C" w14:textId="77777777" w:rsidR="00302B92" w:rsidRPr="00302B92" w:rsidRDefault="00302B92" w:rsidP="00302B92">
      <w:pPr>
        <w:widowControl/>
        <w:ind w:leftChars="405" w:left="85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C0A08BD" wp14:editId="77FE0177">
            <wp:extent cx="2528515" cy="4572000"/>
            <wp:effectExtent l="0" t="0" r="5715" b="0"/>
            <wp:docPr id="22" name="图片 22" descr="C:\Users\andrew\AppData\Roaming\Tencent\Users\358399800\QQ\WinTemp\RichOle\_Y5Q_2]$H]QUDWM%]`]V2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drew\AppData\Roaming\Tencent\Users\358399800\QQ\WinTemp\RichOle\_Y5Q_2]$H]QUDWM%]`]V2P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375" cy="457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93A05" w14:textId="77777777" w:rsidR="00061750" w:rsidRPr="008D6453" w:rsidRDefault="00061750" w:rsidP="00061750">
      <w:pPr>
        <w:widowControl/>
        <w:ind w:leftChars="405" w:left="85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A338477" w14:textId="77777777" w:rsidR="00061750" w:rsidRDefault="00061750" w:rsidP="00061750">
      <w:pPr>
        <w:pStyle w:val="a5"/>
        <w:widowControl/>
        <w:numPr>
          <w:ilvl w:val="0"/>
          <w:numId w:val="37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t>界面要素说明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D4445C" w14:paraId="151FD368" w14:textId="77777777" w:rsidTr="00D4445C">
        <w:tc>
          <w:tcPr>
            <w:tcW w:w="1350" w:type="dxa"/>
          </w:tcPr>
          <w:p w14:paraId="056DC158" w14:textId="77777777" w:rsidR="00D4445C" w:rsidRPr="00B039A1" w:rsidRDefault="00D4445C" w:rsidP="00D4445C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名称</w:t>
            </w:r>
          </w:p>
        </w:tc>
        <w:tc>
          <w:tcPr>
            <w:tcW w:w="1350" w:type="dxa"/>
          </w:tcPr>
          <w:p w14:paraId="5E9F06F6" w14:textId="77777777" w:rsidR="00D4445C" w:rsidRPr="00B039A1" w:rsidRDefault="00D4445C" w:rsidP="00D4445C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350" w:type="dxa"/>
          </w:tcPr>
          <w:p w14:paraId="15DAFBD6" w14:textId="77777777" w:rsidR="00D4445C" w:rsidRPr="00B039A1" w:rsidRDefault="00D4445C" w:rsidP="00D4445C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350" w:type="dxa"/>
          </w:tcPr>
          <w:p w14:paraId="0CFC0CDF" w14:textId="77777777" w:rsidR="00D4445C" w:rsidRPr="00B039A1" w:rsidRDefault="00D4445C" w:rsidP="00D4445C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351" w:type="dxa"/>
          </w:tcPr>
          <w:p w14:paraId="3C868F78" w14:textId="77777777" w:rsidR="00D4445C" w:rsidRPr="00B039A1" w:rsidRDefault="00D4445C" w:rsidP="00D4445C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351" w:type="dxa"/>
          </w:tcPr>
          <w:p w14:paraId="113ABAE0" w14:textId="77777777" w:rsidR="00D4445C" w:rsidRPr="00B039A1" w:rsidRDefault="00D4445C" w:rsidP="00D4445C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D4445C" w14:paraId="346E4CE6" w14:textId="77777777" w:rsidTr="00D4445C">
        <w:tc>
          <w:tcPr>
            <w:tcW w:w="1350" w:type="dxa"/>
          </w:tcPr>
          <w:p w14:paraId="00FE00D2" w14:textId="77777777" w:rsidR="00D4445C" w:rsidRDefault="00D4445C" w:rsidP="00D4445C">
            <w:r>
              <w:t>单据编号</w:t>
            </w:r>
          </w:p>
        </w:tc>
        <w:tc>
          <w:tcPr>
            <w:tcW w:w="1350" w:type="dxa"/>
          </w:tcPr>
          <w:p w14:paraId="2B722912" w14:textId="77777777" w:rsidR="00D4445C" w:rsidRDefault="00D4445C" w:rsidP="00D4445C"/>
        </w:tc>
        <w:tc>
          <w:tcPr>
            <w:tcW w:w="1350" w:type="dxa"/>
          </w:tcPr>
          <w:p w14:paraId="559E5488" w14:textId="77777777" w:rsidR="00D4445C" w:rsidRDefault="00D4445C" w:rsidP="00D4445C"/>
        </w:tc>
        <w:tc>
          <w:tcPr>
            <w:tcW w:w="1350" w:type="dxa"/>
          </w:tcPr>
          <w:p w14:paraId="361DC534" w14:textId="77777777" w:rsidR="00D4445C" w:rsidRDefault="00D4445C" w:rsidP="00D4445C">
            <w:r>
              <w:t>是</w:t>
            </w:r>
          </w:p>
        </w:tc>
        <w:tc>
          <w:tcPr>
            <w:tcW w:w="1351" w:type="dxa"/>
          </w:tcPr>
          <w:p w14:paraId="2F232B51" w14:textId="77777777" w:rsidR="00D4445C" w:rsidRDefault="00D4445C" w:rsidP="00D4445C">
            <w:r>
              <w:t>系统自动生成</w:t>
            </w:r>
          </w:p>
        </w:tc>
        <w:tc>
          <w:tcPr>
            <w:tcW w:w="1351" w:type="dxa"/>
          </w:tcPr>
          <w:p w14:paraId="73418A94" w14:textId="77777777" w:rsidR="00D4445C" w:rsidRDefault="00D4445C" w:rsidP="00D4445C">
            <w:r>
              <w:t>只读</w:t>
            </w:r>
            <w:r>
              <w:rPr>
                <w:rFonts w:hint="eastAsia"/>
              </w:rPr>
              <w:t>，</w:t>
            </w:r>
          </w:p>
        </w:tc>
      </w:tr>
      <w:tr w:rsidR="00D4445C" w14:paraId="56512A37" w14:textId="77777777" w:rsidTr="00D4445C">
        <w:tc>
          <w:tcPr>
            <w:tcW w:w="1350" w:type="dxa"/>
          </w:tcPr>
          <w:p w14:paraId="0688D439" w14:textId="77777777" w:rsidR="00D4445C" w:rsidRDefault="00D4445C" w:rsidP="00D4445C">
            <w:r>
              <w:t>单据日期</w:t>
            </w:r>
          </w:p>
        </w:tc>
        <w:tc>
          <w:tcPr>
            <w:tcW w:w="1350" w:type="dxa"/>
          </w:tcPr>
          <w:p w14:paraId="4A4238D1" w14:textId="77777777" w:rsidR="00D4445C" w:rsidRDefault="00D4445C" w:rsidP="00D4445C"/>
        </w:tc>
        <w:tc>
          <w:tcPr>
            <w:tcW w:w="1350" w:type="dxa"/>
          </w:tcPr>
          <w:p w14:paraId="698A86E9" w14:textId="77777777" w:rsidR="00D4445C" w:rsidRDefault="00D4445C" w:rsidP="00D4445C"/>
        </w:tc>
        <w:tc>
          <w:tcPr>
            <w:tcW w:w="1350" w:type="dxa"/>
          </w:tcPr>
          <w:p w14:paraId="02668273" w14:textId="77777777" w:rsidR="00D4445C" w:rsidRDefault="00D4445C" w:rsidP="00D4445C"/>
        </w:tc>
        <w:tc>
          <w:tcPr>
            <w:tcW w:w="1351" w:type="dxa"/>
          </w:tcPr>
          <w:p w14:paraId="31A7152C" w14:textId="77777777" w:rsidR="00D4445C" w:rsidRDefault="00D4445C" w:rsidP="00D4445C">
            <w:r>
              <w:t>取服务器日期</w:t>
            </w:r>
          </w:p>
        </w:tc>
        <w:tc>
          <w:tcPr>
            <w:tcW w:w="1351" w:type="dxa"/>
          </w:tcPr>
          <w:p w14:paraId="71E416F2" w14:textId="77777777" w:rsidR="00D4445C" w:rsidRDefault="00D4445C" w:rsidP="00D4445C">
            <w:r>
              <w:t>只读</w:t>
            </w:r>
            <w:r>
              <w:rPr>
                <w:rFonts w:hint="eastAsia"/>
              </w:rPr>
              <w:t>，经销商注销日期</w:t>
            </w:r>
          </w:p>
        </w:tc>
      </w:tr>
      <w:tr w:rsidR="00D4445C" w14:paraId="4AFD8FA5" w14:textId="77777777" w:rsidTr="00D4445C">
        <w:tc>
          <w:tcPr>
            <w:tcW w:w="1350" w:type="dxa"/>
          </w:tcPr>
          <w:p w14:paraId="02CD53D4" w14:textId="77777777" w:rsidR="00D4445C" w:rsidRDefault="00D4445C" w:rsidP="00D4445C">
            <w:r>
              <w:t>单据状态</w:t>
            </w:r>
          </w:p>
        </w:tc>
        <w:tc>
          <w:tcPr>
            <w:tcW w:w="1350" w:type="dxa"/>
          </w:tcPr>
          <w:p w14:paraId="1A15A94F" w14:textId="77777777" w:rsidR="00D4445C" w:rsidRDefault="00D4445C" w:rsidP="00D4445C">
            <w:r>
              <w:t>申请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审核中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退货款</w:t>
            </w:r>
            <w:r>
              <w:rPr>
                <w:rFonts w:hint="eastAsia"/>
              </w:rPr>
              <w:t>)/</w:t>
            </w:r>
            <w:r>
              <w:rPr>
                <w:rFonts w:hint="eastAsia"/>
              </w:rPr>
              <w:t>已审核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退保证金</w:t>
            </w:r>
            <w:r>
              <w:rPr>
                <w:rFonts w:hint="eastAsia"/>
              </w:rPr>
              <w:t>)/</w:t>
            </w:r>
            <w:r>
              <w:rPr>
                <w:rFonts w:hint="eastAsia"/>
              </w:rPr>
              <w:t>已退款确认</w:t>
            </w:r>
          </w:p>
        </w:tc>
        <w:tc>
          <w:tcPr>
            <w:tcW w:w="1350" w:type="dxa"/>
          </w:tcPr>
          <w:p w14:paraId="4C0D0581" w14:textId="77777777" w:rsidR="00D4445C" w:rsidRDefault="00D4445C" w:rsidP="00D4445C"/>
        </w:tc>
        <w:tc>
          <w:tcPr>
            <w:tcW w:w="1350" w:type="dxa"/>
          </w:tcPr>
          <w:p w14:paraId="2A99137C" w14:textId="77777777" w:rsidR="00D4445C" w:rsidRDefault="00D4445C" w:rsidP="00D4445C"/>
        </w:tc>
        <w:tc>
          <w:tcPr>
            <w:tcW w:w="1351" w:type="dxa"/>
          </w:tcPr>
          <w:p w14:paraId="4D8D4BEC" w14:textId="77777777" w:rsidR="00D4445C" w:rsidRDefault="00D4445C" w:rsidP="00D4445C">
            <w:r>
              <w:t>申请</w:t>
            </w:r>
          </w:p>
        </w:tc>
        <w:tc>
          <w:tcPr>
            <w:tcW w:w="1351" w:type="dxa"/>
          </w:tcPr>
          <w:p w14:paraId="40A66856" w14:textId="77777777" w:rsidR="00D4445C" w:rsidRDefault="00D4445C" w:rsidP="00D4445C"/>
        </w:tc>
      </w:tr>
      <w:tr w:rsidR="00D4445C" w14:paraId="09318007" w14:textId="77777777" w:rsidTr="00D4445C">
        <w:tc>
          <w:tcPr>
            <w:tcW w:w="1350" w:type="dxa"/>
          </w:tcPr>
          <w:p w14:paraId="7C7C9610" w14:textId="77777777" w:rsidR="00D4445C" w:rsidRDefault="00D4445C" w:rsidP="00D4445C">
            <w:r>
              <w:t>经销商编号</w:t>
            </w:r>
          </w:p>
        </w:tc>
        <w:tc>
          <w:tcPr>
            <w:tcW w:w="1350" w:type="dxa"/>
          </w:tcPr>
          <w:p w14:paraId="5295DDF2" w14:textId="77777777" w:rsidR="00D4445C" w:rsidRDefault="00D4445C" w:rsidP="00D4445C"/>
        </w:tc>
        <w:tc>
          <w:tcPr>
            <w:tcW w:w="1350" w:type="dxa"/>
          </w:tcPr>
          <w:p w14:paraId="5A7069C0" w14:textId="77777777" w:rsidR="00D4445C" w:rsidRDefault="00D4445C" w:rsidP="00D4445C">
            <w:r>
              <w:t>是</w:t>
            </w:r>
          </w:p>
        </w:tc>
        <w:tc>
          <w:tcPr>
            <w:tcW w:w="1350" w:type="dxa"/>
          </w:tcPr>
          <w:p w14:paraId="2595C69D" w14:textId="77777777" w:rsidR="00D4445C" w:rsidRDefault="00D4445C" w:rsidP="00D4445C">
            <w:r>
              <w:t>是</w:t>
            </w:r>
          </w:p>
        </w:tc>
        <w:tc>
          <w:tcPr>
            <w:tcW w:w="1351" w:type="dxa"/>
          </w:tcPr>
          <w:p w14:paraId="7DF14308" w14:textId="77777777" w:rsidR="00D4445C" w:rsidRDefault="00D4445C" w:rsidP="00D4445C">
            <w:r>
              <w:t>当前经销商编号</w:t>
            </w:r>
          </w:p>
        </w:tc>
        <w:tc>
          <w:tcPr>
            <w:tcW w:w="1351" w:type="dxa"/>
          </w:tcPr>
          <w:p w14:paraId="2BA58D7B" w14:textId="77777777" w:rsidR="00D4445C" w:rsidRDefault="00D4445C" w:rsidP="00D4445C">
            <w:r>
              <w:t>只读</w:t>
            </w:r>
          </w:p>
        </w:tc>
      </w:tr>
      <w:tr w:rsidR="00D4445C" w14:paraId="2C050ED4" w14:textId="77777777" w:rsidTr="00D4445C">
        <w:tc>
          <w:tcPr>
            <w:tcW w:w="1350" w:type="dxa"/>
          </w:tcPr>
          <w:p w14:paraId="4B0945F0" w14:textId="77777777" w:rsidR="00D4445C" w:rsidRDefault="00D4445C" w:rsidP="00D4445C">
            <w:r>
              <w:t>姓名</w:t>
            </w:r>
          </w:p>
        </w:tc>
        <w:tc>
          <w:tcPr>
            <w:tcW w:w="1350" w:type="dxa"/>
          </w:tcPr>
          <w:p w14:paraId="3DCCE746" w14:textId="77777777" w:rsidR="00D4445C" w:rsidRDefault="00D4445C" w:rsidP="00D4445C">
            <w:r>
              <w:t>字符串</w:t>
            </w:r>
          </w:p>
        </w:tc>
        <w:tc>
          <w:tcPr>
            <w:tcW w:w="1350" w:type="dxa"/>
          </w:tcPr>
          <w:p w14:paraId="78D12F29" w14:textId="77777777" w:rsidR="00D4445C" w:rsidRDefault="00D4445C" w:rsidP="00D4445C"/>
        </w:tc>
        <w:tc>
          <w:tcPr>
            <w:tcW w:w="1350" w:type="dxa"/>
          </w:tcPr>
          <w:p w14:paraId="0C0B23B8" w14:textId="77777777" w:rsidR="00D4445C" w:rsidRDefault="00D4445C" w:rsidP="00D4445C"/>
        </w:tc>
        <w:tc>
          <w:tcPr>
            <w:tcW w:w="1351" w:type="dxa"/>
          </w:tcPr>
          <w:p w14:paraId="22660C02" w14:textId="77777777" w:rsidR="00D4445C" w:rsidRDefault="00D4445C" w:rsidP="00D4445C"/>
        </w:tc>
        <w:tc>
          <w:tcPr>
            <w:tcW w:w="1351" w:type="dxa"/>
          </w:tcPr>
          <w:p w14:paraId="3FE76B1D" w14:textId="77777777" w:rsidR="00D4445C" w:rsidRDefault="00D4445C" w:rsidP="00D4445C">
            <w:r>
              <w:t>只读</w:t>
            </w:r>
            <w:r>
              <w:rPr>
                <w:rFonts w:hint="eastAsia"/>
              </w:rPr>
              <w:t>，</w:t>
            </w:r>
            <w:r>
              <w:t>带出</w:t>
            </w:r>
          </w:p>
        </w:tc>
      </w:tr>
      <w:tr w:rsidR="00D4445C" w14:paraId="1EA242E6" w14:textId="77777777" w:rsidTr="00D4445C">
        <w:tc>
          <w:tcPr>
            <w:tcW w:w="1350" w:type="dxa"/>
          </w:tcPr>
          <w:p w14:paraId="5916A5F1" w14:textId="77777777" w:rsidR="00D4445C" w:rsidRDefault="00D4445C" w:rsidP="00D4445C">
            <w:r>
              <w:rPr>
                <w:rFonts w:hint="eastAsia"/>
              </w:rPr>
              <w:t>备注</w:t>
            </w:r>
          </w:p>
        </w:tc>
        <w:tc>
          <w:tcPr>
            <w:tcW w:w="1350" w:type="dxa"/>
          </w:tcPr>
          <w:p w14:paraId="54E900F7" w14:textId="77777777" w:rsidR="00D4445C" w:rsidRDefault="00D4445C" w:rsidP="00D4445C"/>
        </w:tc>
        <w:tc>
          <w:tcPr>
            <w:tcW w:w="1350" w:type="dxa"/>
          </w:tcPr>
          <w:p w14:paraId="09D6EB96" w14:textId="77777777" w:rsidR="00D4445C" w:rsidRDefault="00D4445C" w:rsidP="00D4445C"/>
        </w:tc>
        <w:tc>
          <w:tcPr>
            <w:tcW w:w="1350" w:type="dxa"/>
          </w:tcPr>
          <w:p w14:paraId="15188388" w14:textId="77777777" w:rsidR="00D4445C" w:rsidRDefault="00D4445C" w:rsidP="00D4445C"/>
        </w:tc>
        <w:tc>
          <w:tcPr>
            <w:tcW w:w="1351" w:type="dxa"/>
          </w:tcPr>
          <w:p w14:paraId="687AA80F" w14:textId="77777777" w:rsidR="00D4445C" w:rsidRDefault="00D4445C" w:rsidP="00D4445C"/>
        </w:tc>
        <w:tc>
          <w:tcPr>
            <w:tcW w:w="1351" w:type="dxa"/>
          </w:tcPr>
          <w:p w14:paraId="448E355E" w14:textId="77777777" w:rsidR="00D4445C" w:rsidRDefault="00D4445C" w:rsidP="00D4445C"/>
        </w:tc>
      </w:tr>
    </w:tbl>
    <w:p w14:paraId="51ED2CAC" w14:textId="77777777" w:rsidR="00D4445C" w:rsidRDefault="00D4445C" w:rsidP="00D4445C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14:paraId="12D7A864" w14:textId="77777777" w:rsidR="00061750" w:rsidRDefault="00061750" w:rsidP="00061750">
      <w:pPr>
        <w:pStyle w:val="a5"/>
        <w:widowControl/>
        <w:numPr>
          <w:ilvl w:val="0"/>
          <w:numId w:val="37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操作说明</w:t>
      </w:r>
    </w:p>
    <w:p w14:paraId="7663B900" w14:textId="77777777" w:rsidR="00D4445C" w:rsidRDefault="00D4445C" w:rsidP="00D4445C">
      <w:pPr>
        <w:pStyle w:val="a5"/>
        <w:widowControl/>
        <w:numPr>
          <w:ilvl w:val="0"/>
          <w:numId w:val="42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列表画面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：如果经销商录入了注销申请，则显示注销申请（不显示状态页签）。</w:t>
      </w:r>
      <w:r w:rsidR="00E314C7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对于注销单项，根据注销单状态显示相应的操作按钮：申请状态：删除，已审核状态：退款确认。其它状态无操作按钮。</w:t>
      </w:r>
    </w:p>
    <w:p w14:paraId="6ABD2970" w14:textId="77777777" w:rsidR="00D4445C" w:rsidRDefault="00D4445C" w:rsidP="00D4445C">
      <w:pPr>
        <w:pStyle w:val="a5"/>
        <w:widowControl/>
        <w:numPr>
          <w:ilvl w:val="0"/>
          <w:numId w:val="42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新增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：用上面字段说明中的默认值填写画面。</w:t>
      </w:r>
    </w:p>
    <w:p w14:paraId="75EB9203" w14:textId="77777777" w:rsidR="00D4445C" w:rsidRDefault="00D4445C" w:rsidP="00D4445C">
      <w:pPr>
        <w:pStyle w:val="a5"/>
        <w:widowControl/>
        <w:numPr>
          <w:ilvl w:val="0"/>
          <w:numId w:val="42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删除</w:t>
      </w:r>
      <w:r w:rsidRPr="00302B92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：新增状态可以删除注销单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。</w:t>
      </w:r>
    </w:p>
    <w:p w14:paraId="694D859B" w14:textId="77777777" w:rsidR="00D4445C" w:rsidRDefault="00D4445C" w:rsidP="00D4445C">
      <w:pPr>
        <w:pStyle w:val="a5"/>
        <w:widowControl/>
        <w:numPr>
          <w:ilvl w:val="0"/>
          <w:numId w:val="42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保存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：如果已经录入了注销单，不能再次录入注销单。</w:t>
      </w:r>
      <w:r w:rsidRPr="00D4445C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一旦录入注销单，这经销商进入注销中状态，不能进行订货、付款等操作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。</w:t>
      </w:r>
    </w:p>
    <w:p w14:paraId="5E0B89B6" w14:textId="77777777" w:rsidR="00D4445C" w:rsidRDefault="00D4445C" w:rsidP="00D4445C">
      <w:pPr>
        <w:pStyle w:val="a5"/>
        <w:widowControl/>
        <w:ind w:left="120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D4445C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如果经销商有下属经销商的货款或保证金，则提示“需要退换下属经销商的货款或上交下属的保证金才能注销”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。</w:t>
      </w:r>
    </w:p>
    <w:p w14:paraId="7BAEF55D" w14:textId="77777777" w:rsidR="00D4445C" w:rsidRDefault="00E314C7" w:rsidP="00D4445C">
      <w:pPr>
        <w:pStyle w:val="a5"/>
        <w:widowControl/>
        <w:numPr>
          <w:ilvl w:val="0"/>
          <w:numId w:val="42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退款确认</w:t>
      </w:r>
      <w:r w:rsidR="00D4445C">
        <w:rPr>
          <w:rFonts w:ascii="宋体" w:eastAsia="宋体" w:hAnsi="宋体" w:cs="宋体" w:hint="eastAsia"/>
          <w:noProof/>
          <w:kern w:val="0"/>
          <w:sz w:val="24"/>
          <w:szCs w:val="24"/>
        </w:rPr>
        <w:t>：注销单审核后，可以进行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退款确认</w:t>
      </w:r>
      <w:r w:rsidR="00D4445C">
        <w:rPr>
          <w:rFonts w:ascii="宋体" w:eastAsia="宋体" w:hAnsi="宋体" w:cs="宋体" w:hint="eastAsia"/>
          <w:noProof/>
          <w:kern w:val="0"/>
          <w:sz w:val="24"/>
          <w:szCs w:val="24"/>
        </w:rPr>
        <w:t>操作。确认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退</w:t>
      </w:r>
      <w:r w:rsidR="00D4445C">
        <w:rPr>
          <w:rFonts w:ascii="宋体" w:eastAsia="宋体" w:hAnsi="宋体" w:cs="宋体" w:hint="eastAsia"/>
          <w:noProof/>
          <w:kern w:val="0"/>
          <w:sz w:val="24"/>
          <w:szCs w:val="24"/>
        </w:rPr>
        <w:t>款后，经销商成为注销状态，不能再登录系统，不能再进行任何操作。</w:t>
      </w:r>
    </w:p>
    <w:p w14:paraId="0207E05C" w14:textId="77777777" w:rsidR="00D4445C" w:rsidRDefault="00D4445C" w:rsidP="00061750">
      <w:pPr>
        <w:pStyle w:val="a5"/>
        <w:widowControl/>
        <w:numPr>
          <w:ilvl w:val="0"/>
          <w:numId w:val="37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14:paraId="0336C85F" w14:textId="77777777" w:rsidR="00C51DC6" w:rsidRDefault="00C51DC6" w:rsidP="00AE16C3">
      <w:pPr>
        <w:pStyle w:val="a5"/>
        <w:widowControl/>
        <w:numPr>
          <w:ilvl w:val="0"/>
          <w:numId w:val="1"/>
        </w:numPr>
        <w:ind w:left="552" w:hangingChars="230" w:hanging="552"/>
        <w:jc w:val="left"/>
        <w:outlineLvl w:val="0"/>
        <w:rPr>
          <w:rFonts w:ascii="宋体" w:eastAsia="宋体" w:hAnsi="宋体" w:cs="宋体"/>
          <w:noProof/>
          <w:kern w:val="0"/>
          <w:sz w:val="24"/>
          <w:szCs w:val="24"/>
        </w:rPr>
      </w:pPr>
      <w:bookmarkStart w:id="359" w:name="_Toc17301034"/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处罚申请</w:t>
      </w:r>
      <w:bookmarkEnd w:id="359"/>
    </w:p>
    <w:p w14:paraId="67B198A9" w14:textId="77777777" w:rsidR="00061750" w:rsidRDefault="00061750" w:rsidP="00061750">
      <w:pPr>
        <w:pStyle w:val="a5"/>
        <w:widowControl/>
        <w:numPr>
          <w:ilvl w:val="0"/>
          <w:numId w:val="38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界面截图</w:t>
      </w:r>
    </w:p>
    <w:p w14:paraId="233A8C6B" w14:textId="77777777" w:rsidR="00061750" w:rsidRPr="00BA0DBD" w:rsidRDefault="00061750" w:rsidP="00061750">
      <w:pPr>
        <w:widowControl/>
        <w:ind w:leftChars="405" w:left="85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68B2505" wp14:editId="03181526">
            <wp:extent cx="2404717" cy="4127500"/>
            <wp:effectExtent l="0" t="0" r="0" b="6350"/>
            <wp:docPr id="438" name="图片 438" descr="C:\Users\andrew\AppData\Roaming\Tencent\Users\358399800\QQ\WinTemp\RichOle\2G)3GSUWK)4XRY~E6PS%$Q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andrew\AppData\Roaming\Tencent\Users\358399800\QQ\WinTemp\RichOle\2G)3GSUWK)4XRY~E6PS%$QI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362" cy="4130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9AED4" w14:textId="77777777" w:rsidR="008749E4" w:rsidRPr="00BA0DBD" w:rsidRDefault="008749E4" w:rsidP="008749E4">
      <w:pPr>
        <w:widowControl/>
        <w:ind w:leftChars="405" w:left="85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DF00E99" wp14:editId="0D6CDB7B">
            <wp:extent cx="2444750" cy="4235450"/>
            <wp:effectExtent l="0" t="0" r="0" b="0"/>
            <wp:docPr id="451" name="图片 451" descr="C:\Users\andrew\AppData\Roaming\Tencent\Users\358399800\QQ\WinTemp\RichOle\[R_0I$~524(J%K8@2VICE`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andrew\AppData\Roaming\Tencent\Users\358399800\QQ\WinTemp\RichOle\[R_0I$~524(J%K8@2VICE`O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563" cy="4242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4B936" w14:textId="77777777" w:rsidR="00061750" w:rsidRDefault="00061750" w:rsidP="00061750">
      <w:pPr>
        <w:pStyle w:val="a5"/>
        <w:widowControl/>
        <w:numPr>
          <w:ilvl w:val="0"/>
          <w:numId w:val="38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界面要素说明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1"/>
        <w:gridCol w:w="1351"/>
      </w:tblGrid>
      <w:tr w:rsidR="00F76A8E" w14:paraId="038CF7C0" w14:textId="77777777" w:rsidTr="001700EC">
        <w:tc>
          <w:tcPr>
            <w:tcW w:w="1350" w:type="dxa"/>
          </w:tcPr>
          <w:p w14:paraId="25E1F6F4" w14:textId="77777777" w:rsidR="00F76A8E" w:rsidRPr="00B039A1" w:rsidRDefault="00F76A8E" w:rsidP="001700EC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lastRenderedPageBreak/>
              <w:t>名称</w:t>
            </w:r>
          </w:p>
        </w:tc>
        <w:tc>
          <w:tcPr>
            <w:tcW w:w="1350" w:type="dxa"/>
          </w:tcPr>
          <w:p w14:paraId="68CBBA2B" w14:textId="77777777" w:rsidR="00F76A8E" w:rsidRPr="00B039A1" w:rsidRDefault="00F76A8E" w:rsidP="001700EC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类型</w:t>
            </w:r>
          </w:p>
        </w:tc>
        <w:tc>
          <w:tcPr>
            <w:tcW w:w="1350" w:type="dxa"/>
          </w:tcPr>
          <w:p w14:paraId="6AB1E10E" w14:textId="77777777" w:rsidR="00F76A8E" w:rsidRPr="00B039A1" w:rsidRDefault="00F76A8E" w:rsidP="001700EC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是否必填</w:t>
            </w:r>
          </w:p>
        </w:tc>
        <w:tc>
          <w:tcPr>
            <w:tcW w:w="1350" w:type="dxa"/>
          </w:tcPr>
          <w:p w14:paraId="4513C355" w14:textId="77777777" w:rsidR="00F76A8E" w:rsidRPr="00B039A1" w:rsidRDefault="00F76A8E" w:rsidP="001700EC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唯一性</w:t>
            </w:r>
          </w:p>
        </w:tc>
        <w:tc>
          <w:tcPr>
            <w:tcW w:w="1351" w:type="dxa"/>
          </w:tcPr>
          <w:p w14:paraId="22396747" w14:textId="77777777" w:rsidR="00F76A8E" w:rsidRPr="00B039A1" w:rsidRDefault="00F76A8E" w:rsidP="001700EC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默认值</w:t>
            </w:r>
          </w:p>
        </w:tc>
        <w:tc>
          <w:tcPr>
            <w:tcW w:w="1351" w:type="dxa"/>
          </w:tcPr>
          <w:p w14:paraId="0F3BC8A4" w14:textId="77777777" w:rsidR="00F76A8E" w:rsidRPr="00B039A1" w:rsidRDefault="00F76A8E" w:rsidP="001700EC">
            <w:pPr>
              <w:jc w:val="center"/>
              <w:rPr>
                <w:b/>
              </w:rPr>
            </w:pPr>
            <w:r w:rsidRPr="00B039A1">
              <w:rPr>
                <w:rFonts w:hint="eastAsia"/>
                <w:b/>
              </w:rPr>
              <w:t>备注</w:t>
            </w:r>
          </w:p>
        </w:tc>
      </w:tr>
      <w:tr w:rsidR="00F76A8E" w14:paraId="6A653673" w14:textId="77777777" w:rsidTr="001700EC">
        <w:tc>
          <w:tcPr>
            <w:tcW w:w="1350" w:type="dxa"/>
          </w:tcPr>
          <w:p w14:paraId="52092EC1" w14:textId="77777777" w:rsidR="00F76A8E" w:rsidRDefault="00F76A8E" w:rsidP="001700EC">
            <w:r>
              <w:t>单据编号</w:t>
            </w:r>
          </w:p>
        </w:tc>
        <w:tc>
          <w:tcPr>
            <w:tcW w:w="1350" w:type="dxa"/>
          </w:tcPr>
          <w:p w14:paraId="4553902F" w14:textId="77777777" w:rsidR="00F76A8E" w:rsidRDefault="00F76A8E" w:rsidP="001700EC"/>
        </w:tc>
        <w:tc>
          <w:tcPr>
            <w:tcW w:w="1350" w:type="dxa"/>
          </w:tcPr>
          <w:p w14:paraId="31CF2E65" w14:textId="77777777" w:rsidR="00F76A8E" w:rsidRDefault="00F76A8E" w:rsidP="001700EC"/>
        </w:tc>
        <w:tc>
          <w:tcPr>
            <w:tcW w:w="1350" w:type="dxa"/>
          </w:tcPr>
          <w:p w14:paraId="7433B1EE" w14:textId="77777777" w:rsidR="00F76A8E" w:rsidRDefault="00F76A8E" w:rsidP="001700EC">
            <w:r>
              <w:t>是</w:t>
            </w:r>
          </w:p>
        </w:tc>
        <w:tc>
          <w:tcPr>
            <w:tcW w:w="1351" w:type="dxa"/>
          </w:tcPr>
          <w:p w14:paraId="7E3DDE1C" w14:textId="77777777" w:rsidR="00F76A8E" w:rsidRDefault="00F76A8E" w:rsidP="001700EC">
            <w:r>
              <w:t>系统自动生成</w:t>
            </w:r>
          </w:p>
        </w:tc>
        <w:tc>
          <w:tcPr>
            <w:tcW w:w="1351" w:type="dxa"/>
          </w:tcPr>
          <w:p w14:paraId="267ED2AE" w14:textId="77777777" w:rsidR="00F76A8E" w:rsidRDefault="00F76A8E" w:rsidP="001700EC">
            <w:r>
              <w:t>只读</w:t>
            </w:r>
            <w:r>
              <w:rPr>
                <w:rFonts w:hint="eastAsia"/>
              </w:rPr>
              <w:t>，</w:t>
            </w:r>
          </w:p>
        </w:tc>
      </w:tr>
      <w:tr w:rsidR="00F76A8E" w14:paraId="133D4D17" w14:textId="77777777" w:rsidTr="001700EC">
        <w:tc>
          <w:tcPr>
            <w:tcW w:w="1350" w:type="dxa"/>
          </w:tcPr>
          <w:p w14:paraId="47E6C06E" w14:textId="77777777" w:rsidR="00F76A8E" w:rsidRDefault="00F76A8E" w:rsidP="001700EC">
            <w:r>
              <w:t>单据日期</w:t>
            </w:r>
          </w:p>
        </w:tc>
        <w:tc>
          <w:tcPr>
            <w:tcW w:w="1350" w:type="dxa"/>
          </w:tcPr>
          <w:p w14:paraId="7A710FF4" w14:textId="77777777" w:rsidR="00F76A8E" w:rsidRDefault="00F76A8E" w:rsidP="001700EC"/>
        </w:tc>
        <w:tc>
          <w:tcPr>
            <w:tcW w:w="1350" w:type="dxa"/>
          </w:tcPr>
          <w:p w14:paraId="5E7DF53B" w14:textId="77777777" w:rsidR="00F76A8E" w:rsidRDefault="00F76A8E" w:rsidP="001700EC"/>
        </w:tc>
        <w:tc>
          <w:tcPr>
            <w:tcW w:w="1350" w:type="dxa"/>
          </w:tcPr>
          <w:p w14:paraId="2135C05D" w14:textId="77777777" w:rsidR="00F76A8E" w:rsidRDefault="00F76A8E" w:rsidP="001700EC"/>
        </w:tc>
        <w:tc>
          <w:tcPr>
            <w:tcW w:w="1351" w:type="dxa"/>
          </w:tcPr>
          <w:p w14:paraId="262160CA" w14:textId="77777777" w:rsidR="00F76A8E" w:rsidRDefault="00F76A8E" w:rsidP="001700EC">
            <w:r>
              <w:t>取服务器日期</w:t>
            </w:r>
          </w:p>
        </w:tc>
        <w:tc>
          <w:tcPr>
            <w:tcW w:w="1351" w:type="dxa"/>
          </w:tcPr>
          <w:p w14:paraId="698AF747" w14:textId="77777777" w:rsidR="00F76A8E" w:rsidRDefault="00F76A8E" w:rsidP="001700EC">
            <w:r w:rsidRPr="00CF0A0F">
              <w:rPr>
                <w:rFonts w:hint="eastAsia"/>
                <w:color w:val="FF0000"/>
              </w:rPr>
              <w:t>允许</w:t>
            </w:r>
            <w:r w:rsidRPr="00CF0A0F">
              <w:rPr>
                <w:color w:val="FF0000"/>
              </w:rPr>
              <w:t>修改</w:t>
            </w:r>
          </w:p>
        </w:tc>
      </w:tr>
      <w:tr w:rsidR="00F76A8E" w14:paraId="212738DB" w14:textId="77777777" w:rsidTr="001700EC">
        <w:tc>
          <w:tcPr>
            <w:tcW w:w="1350" w:type="dxa"/>
          </w:tcPr>
          <w:p w14:paraId="31C32D38" w14:textId="77777777" w:rsidR="00F76A8E" w:rsidRDefault="00F76A8E" w:rsidP="001700EC">
            <w:r>
              <w:t>单据状态</w:t>
            </w:r>
          </w:p>
        </w:tc>
        <w:tc>
          <w:tcPr>
            <w:tcW w:w="1350" w:type="dxa"/>
          </w:tcPr>
          <w:p w14:paraId="27AA8A39" w14:textId="77777777" w:rsidR="00F76A8E" w:rsidRDefault="00F76A8E" w:rsidP="001700EC">
            <w:r>
              <w:t>申请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已审核</w:t>
            </w:r>
          </w:p>
        </w:tc>
        <w:tc>
          <w:tcPr>
            <w:tcW w:w="1350" w:type="dxa"/>
          </w:tcPr>
          <w:p w14:paraId="54856E1E" w14:textId="77777777" w:rsidR="00F76A8E" w:rsidRDefault="00F76A8E" w:rsidP="001700EC"/>
        </w:tc>
        <w:tc>
          <w:tcPr>
            <w:tcW w:w="1350" w:type="dxa"/>
          </w:tcPr>
          <w:p w14:paraId="1DDE64B2" w14:textId="77777777" w:rsidR="00F76A8E" w:rsidRDefault="00F76A8E" w:rsidP="001700EC"/>
        </w:tc>
        <w:tc>
          <w:tcPr>
            <w:tcW w:w="1351" w:type="dxa"/>
          </w:tcPr>
          <w:p w14:paraId="77C9B470" w14:textId="77777777" w:rsidR="00F76A8E" w:rsidRDefault="00F76A8E" w:rsidP="001700EC">
            <w:r>
              <w:t>申请</w:t>
            </w:r>
          </w:p>
        </w:tc>
        <w:tc>
          <w:tcPr>
            <w:tcW w:w="1351" w:type="dxa"/>
          </w:tcPr>
          <w:p w14:paraId="101C1A3C" w14:textId="77777777" w:rsidR="00F76A8E" w:rsidRDefault="00F76A8E" w:rsidP="001700EC"/>
        </w:tc>
      </w:tr>
      <w:tr w:rsidR="00F76A8E" w14:paraId="1684972B" w14:textId="77777777" w:rsidTr="001700EC">
        <w:tc>
          <w:tcPr>
            <w:tcW w:w="1350" w:type="dxa"/>
          </w:tcPr>
          <w:p w14:paraId="78BCE0DA" w14:textId="77777777" w:rsidR="00F76A8E" w:rsidRDefault="00F76A8E" w:rsidP="001700EC">
            <w:r>
              <w:t>经销商编号</w:t>
            </w:r>
          </w:p>
        </w:tc>
        <w:tc>
          <w:tcPr>
            <w:tcW w:w="1350" w:type="dxa"/>
          </w:tcPr>
          <w:p w14:paraId="010B0D5A" w14:textId="77777777" w:rsidR="00F76A8E" w:rsidRDefault="00F76A8E" w:rsidP="001700EC"/>
        </w:tc>
        <w:tc>
          <w:tcPr>
            <w:tcW w:w="1350" w:type="dxa"/>
          </w:tcPr>
          <w:p w14:paraId="200BD671" w14:textId="77777777" w:rsidR="00F76A8E" w:rsidRDefault="00F76A8E" w:rsidP="001700EC">
            <w:r>
              <w:t>是</w:t>
            </w:r>
          </w:p>
        </w:tc>
        <w:tc>
          <w:tcPr>
            <w:tcW w:w="1350" w:type="dxa"/>
          </w:tcPr>
          <w:p w14:paraId="012E6EFE" w14:textId="77777777" w:rsidR="00F76A8E" w:rsidRDefault="00F76A8E" w:rsidP="001700EC">
            <w:r>
              <w:t>是</w:t>
            </w:r>
          </w:p>
        </w:tc>
        <w:tc>
          <w:tcPr>
            <w:tcW w:w="1351" w:type="dxa"/>
          </w:tcPr>
          <w:p w14:paraId="6D64BF41" w14:textId="77777777" w:rsidR="00F76A8E" w:rsidRDefault="00F76A8E" w:rsidP="001700EC"/>
        </w:tc>
        <w:tc>
          <w:tcPr>
            <w:tcW w:w="1351" w:type="dxa"/>
          </w:tcPr>
          <w:p w14:paraId="4D0A12EB" w14:textId="77777777" w:rsidR="00F76A8E" w:rsidRDefault="00F76A8E" w:rsidP="001700EC"/>
        </w:tc>
      </w:tr>
      <w:tr w:rsidR="00F76A8E" w14:paraId="4F79ECDD" w14:textId="77777777" w:rsidTr="001700EC">
        <w:tc>
          <w:tcPr>
            <w:tcW w:w="1350" w:type="dxa"/>
          </w:tcPr>
          <w:p w14:paraId="77A7FF45" w14:textId="77777777" w:rsidR="00F76A8E" w:rsidRDefault="00F76A8E" w:rsidP="001700EC">
            <w:r>
              <w:t>姓名</w:t>
            </w:r>
          </w:p>
        </w:tc>
        <w:tc>
          <w:tcPr>
            <w:tcW w:w="1350" w:type="dxa"/>
          </w:tcPr>
          <w:p w14:paraId="02F8F22E" w14:textId="77777777" w:rsidR="00F76A8E" w:rsidRDefault="00F76A8E" w:rsidP="001700EC"/>
        </w:tc>
        <w:tc>
          <w:tcPr>
            <w:tcW w:w="1350" w:type="dxa"/>
          </w:tcPr>
          <w:p w14:paraId="236F88C8" w14:textId="77777777" w:rsidR="00F76A8E" w:rsidRDefault="00F76A8E" w:rsidP="001700EC"/>
        </w:tc>
        <w:tc>
          <w:tcPr>
            <w:tcW w:w="1350" w:type="dxa"/>
          </w:tcPr>
          <w:p w14:paraId="08DF31BC" w14:textId="77777777" w:rsidR="00F76A8E" w:rsidRDefault="00F76A8E" w:rsidP="001700EC"/>
        </w:tc>
        <w:tc>
          <w:tcPr>
            <w:tcW w:w="1351" w:type="dxa"/>
          </w:tcPr>
          <w:p w14:paraId="7583B1F1" w14:textId="77777777" w:rsidR="00F76A8E" w:rsidRDefault="00F76A8E" w:rsidP="001700EC"/>
        </w:tc>
        <w:tc>
          <w:tcPr>
            <w:tcW w:w="1351" w:type="dxa"/>
          </w:tcPr>
          <w:p w14:paraId="584E50AD" w14:textId="77777777" w:rsidR="00F76A8E" w:rsidRDefault="00F76A8E" w:rsidP="001700EC">
            <w:r>
              <w:t>只读</w:t>
            </w:r>
            <w:r>
              <w:rPr>
                <w:rFonts w:hint="eastAsia"/>
              </w:rPr>
              <w:t>，根据经销商编号</w:t>
            </w:r>
            <w:r>
              <w:t>带出</w:t>
            </w:r>
          </w:p>
        </w:tc>
      </w:tr>
      <w:tr w:rsidR="00F76A8E" w14:paraId="4A4F0B15" w14:textId="77777777" w:rsidTr="001700EC">
        <w:tc>
          <w:tcPr>
            <w:tcW w:w="1350" w:type="dxa"/>
          </w:tcPr>
          <w:p w14:paraId="1380C955" w14:textId="77777777" w:rsidR="00F76A8E" w:rsidRDefault="00F76A8E" w:rsidP="001700EC">
            <w:r>
              <w:t>处罚类别</w:t>
            </w:r>
          </w:p>
        </w:tc>
        <w:tc>
          <w:tcPr>
            <w:tcW w:w="1350" w:type="dxa"/>
          </w:tcPr>
          <w:p w14:paraId="4EB87CB2" w14:textId="77777777" w:rsidR="00F76A8E" w:rsidRDefault="00F76A8E" w:rsidP="001700EC">
            <w:r>
              <w:t>选择</w:t>
            </w:r>
          </w:p>
        </w:tc>
        <w:tc>
          <w:tcPr>
            <w:tcW w:w="1350" w:type="dxa"/>
          </w:tcPr>
          <w:p w14:paraId="1694A90F" w14:textId="77777777" w:rsidR="00F76A8E" w:rsidRDefault="00F76A8E" w:rsidP="001700EC">
            <w:r>
              <w:t>是</w:t>
            </w:r>
          </w:p>
        </w:tc>
        <w:tc>
          <w:tcPr>
            <w:tcW w:w="1350" w:type="dxa"/>
          </w:tcPr>
          <w:p w14:paraId="6026699B" w14:textId="77777777" w:rsidR="00F76A8E" w:rsidRDefault="00F76A8E" w:rsidP="001700EC"/>
        </w:tc>
        <w:tc>
          <w:tcPr>
            <w:tcW w:w="1351" w:type="dxa"/>
          </w:tcPr>
          <w:p w14:paraId="3CAE5240" w14:textId="77777777" w:rsidR="00F76A8E" w:rsidRDefault="00F76A8E" w:rsidP="001700EC"/>
        </w:tc>
        <w:tc>
          <w:tcPr>
            <w:tcW w:w="1351" w:type="dxa"/>
          </w:tcPr>
          <w:p w14:paraId="06962D28" w14:textId="77777777" w:rsidR="00F76A8E" w:rsidRDefault="00F76A8E" w:rsidP="001700EC">
            <w:r>
              <w:t>从处罚类别设置中维护的类别中选择</w:t>
            </w:r>
          </w:p>
        </w:tc>
      </w:tr>
      <w:tr w:rsidR="00F76A8E" w14:paraId="74E15FA4" w14:textId="77777777" w:rsidTr="001700EC">
        <w:tc>
          <w:tcPr>
            <w:tcW w:w="1350" w:type="dxa"/>
          </w:tcPr>
          <w:p w14:paraId="5568FD45" w14:textId="77777777" w:rsidR="00F76A8E" w:rsidRDefault="00F76A8E" w:rsidP="001700EC">
            <w:r>
              <w:t>处罚说明</w:t>
            </w:r>
          </w:p>
        </w:tc>
        <w:tc>
          <w:tcPr>
            <w:tcW w:w="1350" w:type="dxa"/>
          </w:tcPr>
          <w:p w14:paraId="37C91556" w14:textId="77777777" w:rsidR="00F76A8E" w:rsidRDefault="00F76A8E" w:rsidP="001700EC">
            <w:r>
              <w:t>字符串</w:t>
            </w:r>
          </w:p>
        </w:tc>
        <w:tc>
          <w:tcPr>
            <w:tcW w:w="1350" w:type="dxa"/>
          </w:tcPr>
          <w:p w14:paraId="384452D8" w14:textId="77777777" w:rsidR="00F76A8E" w:rsidRDefault="00F76A8E" w:rsidP="001700EC"/>
        </w:tc>
        <w:tc>
          <w:tcPr>
            <w:tcW w:w="1350" w:type="dxa"/>
          </w:tcPr>
          <w:p w14:paraId="302AF0B3" w14:textId="77777777" w:rsidR="00F76A8E" w:rsidRDefault="00F76A8E" w:rsidP="001700EC"/>
        </w:tc>
        <w:tc>
          <w:tcPr>
            <w:tcW w:w="1351" w:type="dxa"/>
          </w:tcPr>
          <w:p w14:paraId="7A60E0C2" w14:textId="77777777" w:rsidR="00F76A8E" w:rsidRDefault="00F76A8E" w:rsidP="001700EC"/>
        </w:tc>
        <w:tc>
          <w:tcPr>
            <w:tcW w:w="1351" w:type="dxa"/>
          </w:tcPr>
          <w:p w14:paraId="719B7B98" w14:textId="77777777" w:rsidR="00F76A8E" w:rsidRDefault="00F76A8E" w:rsidP="001700EC"/>
        </w:tc>
      </w:tr>
      <w:tr w:rsidR="00F76A8E" w14:paraId="15212C78" w14:textId="77777777" w:rsidTr="001700EC">
        <w:tc>
          <w:tcPr>
            <w:tcW w:w="1350" w:type="dxa"/>
          </w:tcPr>
          <w:p w14:paraId="051F064D" w14:textId="77777777" w:rsidR="00F76A8E" w:rsidRDefault="00F76A8E" w:rsidP="001700EC">
            <w:r>
              <w:t>备注</w:t>
            </w:r>
          </w:p>
        </w:tc>
        <w:tc>
          <w:tcPr>
            <w:tcW w:w="1350" w:type="dxa"/>
          </w:tcPr>
          <w:p w14:paraId="124164DC" w14:textId="77777777" w:rsidR="00F76A8E" w:rsidRDefault="00F76A8E" w:rsidP="001700EC">
            <w:r>
              <w:t>字符串</w:t>
            </w:r>
          </w:p>
        </w:tc>
        <w:tc>
          <w:tcPr>
            <w:tcW w:w="1350" w:type="dxa"/>
          </w:tcPr>
          <w:p w14:paraId="71C6F7D4" w14:textId="77777777" w:rsidR="00F76A8E" w:rsidRDefault="00F76A8E" w:rsidP="001700EC"/>
        </w:tc>
        <w:tc>
          <w:tcPr>
            <w:tcW w:w="1350" w:type="dxa"/>
          </w:tcPr>
          <w:p w14:paraId="791E6AC9" w14:textId="77777777" w:rsidR="00F76A8E" w:rsidRDefault="00F76A8E" w:rsidP="001700EC"/>
        </w:tc>
        <w:tc>
          <w:tcPr>
            <w:tcW w:w="1351" w:type="dxa"/>
          </w:tcPr>
          <w:p w14:paraId="1EF39B14" w14:textId="77777777" w:rsidR="00F76A8E" w:rsidRDefault="00F76A8E" w:rsidP="001700EC"/>
        </w:tc>
        <w:tc>
          <w:tcPr>
            <w:tcW w:w="1351" w:type="dxa"/>
          </w:tcPr>
          <w:p w14:paraId="02912410" w14:textId="77777777" w:rsidR="00F76A8E" w:rsidRDefault="00F76A8E" w:rsidP="001700EC"/>
        </w:tc>
      </w:tr>
    </w:tbl>
    <w:p w14:paraId="34B3A2FB" w14:textId="77777777" w:rsidR="00F76A8E" w:rsidRDefault="00F76A8E" w:rsidP="00F76A8E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14:paraId="6A80482E" w14:textId="77777777" w:rsidR="00061750" w:rsidRDefault="00061750" w:rsidP="00061750">
      <w:pPr>
        <w:pStyle w:val="a5"/>
        <w:widowControl/>
        <w:numPr>
          <w:ilvl w:val="0"/>
          <w:numId w:val="38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操作说明</w:t>
      </w:r>
    </w:p>
    <w:p w14:paraId="565DF41C" w14:textId="77777777" w:rsidR="00F76A8E" w:rsidRPr="00E314C7" w:rsidRDefault="00F76A8E" w:rsidP="00E314C7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(1)</w:t>
      </w: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进入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：显示所有处罚单(一页)，也可以切换查看其它状态的处罚单。均显示的是自己录入的处罚单</w:t>
      </w:r>
      <w:r w:rsidRPr="00ED4676">
        <w:rPr>
          <w:rFonts w:ascii="宋体" w:eastAsia="宋体" w:hAnsi="宋体" w:cs="宋体" w:hint="eastAsia"/>
          <w:noProof/>
          <w:kern w:val="0"/>
          <w:sz w:val="24"/>
          <w:szCs w:val="24"/>
        </w:rPr>
        <w:t>。</w:t>
      </w:r>
      <w:r w:rsidR="00E314C7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对于每个处罚单项，根据处罚单状态显示相应的操作按钮：申请状态：修改，删除。其它状态无操作按钮。</w:t>
      </w:r>
    </w:p>
    <w:p w14:paraId="6D6AC97C" w14:textId="77777777" w:rsidR="00F76A8E" w:rsidRPr="001C6336" w:rsidRDefault="00F76A8E" w:rsidP="00F76A8E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(2)</w:t>
      </w: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查询</w:t>
      </w:r>
      <w:r w:rsidRPr="00ED4676">
        <w:rPr>
          <w:rFonts w:ascii="宋体" w:eastAsia="宋体" w:hAnsi="宋体" w:cs="宋体" w:hint="eastAsia"/>
          <w:noProof/>
          <w:kern w:val="0"/>
          <w:sz w:val="24"/>
          <w:szCs w:val="24"/>
        </w:rPr>
        <w:t>：根据输入的条件，查询相应日期范围的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处罚单</w:t>
      </w:r>
      <w:r w:rsidRPr="00ED4676">
        <w:rPr>
          <w:rFonts w:ascii="宋体" w:eastAsia="宋体" w:hAnsi="宋体" w:cs="宋体" w:hint="eastAsia"/>
          <w:noProof/>
          <w:kern w:val="0"/>
          <w:sz w:val="24"/>
          <w:szCs w:val="24"/>
        </w:rPr>
        <w:t>。</w:t>
      </w:r>
    </w:p>
    <w:p w14:paraId="34C088CB" w14:textId="77777777" w:rsidR="00F76A8E" w:rsidRDefault="00F76A8E" w:rsidP="00F76A8E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(3)</w:t>
      </w: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新增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：进入新增处罚单界面，用字段说明中的默认值填充界面</w:t>
      </w:r>
    </w:p>
    <w:p w14:paraId="594C9934" w14:textId="77777777" w:rsidR="00F76A8E" w:rsidRDefault="00F76A8E" w:rsidP="00F76A8E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(4)</w:t>
      </w: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保存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：保存处罚单到数据库。后台的待审核处罚单中会出现此处罚单。</w:t>
      </w:r>
    </w:p>
    <w:p w14:paraId="6A9E4857" w14:textId="77777777" w:rsidR="00F76A8E" w:rsidRPr="00F76A8E" w:rsidRDefault="00F76A8E" w:rsidP="00F76A8E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color w:val="FF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(5)</w:t>
      </w: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修改和删除</w:t>
      </w:r>
      <w:r w:rsidRPr="00F76A8E">
        <w:rPr>
          <w:rFonts w:ascii="宋体" w:eastAsia="宋体" w:hAnsi="宋体" w:cs="宋体" w:hint="eastAsia"/>
          <w:noProof/>
          <w:color w:val="FF0000"/>
          <w:kern w:val="0"/>
          <w:sz w:val="24"/>
          <w:szCs w:val="24"/>
        </w:rPr>
        <w:t>：申请状态的处罚单可以修改和删除。</w:t>
      </w:r>
    </w:p>
    <w:p w14:paraId="554A1363" w14:textId="77777777" w:rsidR="008749E4" w:rsidRDefault="00C51DC6" w:rsidP="00AE16C3">
      <w:pPr>
        <w:pStyle w:val="a5"/>
        <w:widowControl/>
        <w:numPr>
          <w:ilvl w:val="0"/>
          <w:numId w:val="1"/>
        </w:numPr>
        <w:ind w:left="552" w:hangingChars="230" w:hanging="552"/>
        <w:jc w:val="left"/>
        <w:outlineLvl w:val="0"/>
        <w:rPr>
          <w:rFonts w:ascii="宋体" w:eastAsia="宋体" w:hAnsi="宋体" w:cs="宋体"/>
          <w:noProof/>
          <w:kern w:val="0"/>
          <w:sz w:val="24"/>
          <w:szCs w:val="24"/>
        </w:rPr>
      </w:pPr>
      <w:bookmarkStart w:id="360" w:name="_Toc17301035"/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设置画面</w:t>
      </w:r>
      <w:bookmarkEnd w:id="360"/>
    </w:p>
    <w:p w14:paraId="15D69861" w14:textId="77777777" w:rsidR="008749E4" w:rsidRDefault="008749E4" w:rsidP="008749E4">
      <w:pPr>
        <w:pStyle w:val="a5"/>
        <w:widowControl/>
        <w:numPr>
          <w:ilvl w:val="0"/>
          <w:numId w:val="39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界面截图</w:t>
      </w:r>
    </w:p>
    <w:p w14:paraId="64A08BCA" w14:textId="77777777" w:rsidR="004F384A" w:rsidRPr="004F384A" w:rsidRDefault="004F384A" w:rsidP="004F384A">
      <w:pPr>
        <w:widowControl/>
        <w:ind w:left="85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42CA446" wp14:editId="5FA6D9CF">
            <wp:extent cx="1998033" cy="3271195"/>
            <wp:effectExtent l="0" t="0" r="2540" b="5715"/>
            <wp:docPr id="23" name="图片 23" descr="C:\Users\andrew\AppData\Roaming\Tencent\Users\358399800\QQ\WinTemp\RichOle\~$TV_QYZ)C@@O437W{UK3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drew\AppData\Roaming\Tencent\Users\358399800\QQ\WinTemp\RichOle\~$TV_QYZ)C@@O437W{UK3PG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337" cy="327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FBA51" w14:textId="77777777" w:rsidR="008749E4" w:rsidRPr="00FC0C4E" w:rsidRDefault="008749E4" w:rsidP="008749E4">
      <w:pPr>
        <w:widowControl/>
        <w:ind w:leftChars="405" w:left="85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23BB1E2" w14:textId="77777777" w:rsidR="008749E4" w:rsidRDefault="008749E4" w:rsidP="008749E4">
      <w:pPr>
        <w:pStyle w:val="a5"/>
        <w:widowControl/>
        <w:numPr>
          <w:ilvl w:val="0"/>
          <w:numId w:val="39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界面说明</w:t>
      </w:r>
    </w:p>
    <w:p w14:paraId="6723F9B3" w14:textId="77777777" w:rsidR="00F76A8E" w:rsidRDefault="00F76A8E" w:rsidP="00F76A8E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收货地址：进入个人收货地址维护，见“收货地址维护”模块。</w:t>
      </w:r>
    </w:p>
    <w:p w14:paraId="6A2F369F" w14:textId="77777777" w:rsidR="00F76A8E" w:rsidRDefault="00F76A8E" w:rsidP="00F76A8E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密码修改：进入修改密码界面。</w:t>
      </w:r>
    </w:p>
    <w:p w14:paraId="304F4F80" w14:textId="77777777" w:rsidR="00F76A8E" w:rsidRDefault="00F76A8E" w:rsidP="00F76A8E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清除缓存：点击清除系统缓存。某些情况下可能使用。</w:t>
      </w:r>
    </w:p>
    <w:p w14:paraId="6DA99DE4" w14:textId="77777777" w:rsidR="00F76A8E" w:rsidRDefault="00F76A8E" w:rsidP="00F76A8E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退出当前账户：返回登录画面，用户不能再进行操作。</w:t>
      </w:r>
    </w:p>
    <w:p w14:paraId="1F1B1D1B" w14:textId="77777777" w:rsidR="00F76A8E" w:rsidRDefault="00F76A8E" w:rsidP="008749E4">
      <w:pPr>
        <w:pStyle w:val="a5"/>
        <w:widowControl/>
        <w:numPr>
          <w:ilvl w:val="0"/>
          <w:numId w:val="39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14:paraId="6E385039" w14:textId="77777777" w:rsidR="008749E4" w:rsidRDefault="008749E4" w:rsidP="00AE16C3">
      <w:pPr>
        <w:pStyle w:val="a5"/>
        <w:widowControl/>
        <w:numPr>
          <w:ilvl w:val="0"/>
          <w:numId w:val="1"/>
        </w:numPr>
        <w:ind w:left="552" w:hangingChars="230" w:hanging="552"/>
        <w:jc w:val="left"/>
        <w:outlineLvl w:val="0"/>
        <w:rPr>
          <w:rFonts w:ascii="宋体" w:eastAsia="宋体" w:hAnsi="宋体" w:cs="宋体"/>
          <w:noProof/>
          <w:kern w:val="0"/>
          <w:sz w:val="24"/>
          <w:szCs w:val="24"/>
        </w:rPr>
      </w:pPr>
      <w:bookmarkStart w:id="361" w:name="_Toc17301036"/>
      <w:r>
        <w:rPr>
          <w:rFonts w:ascii="宋体" w:eastAsia="宋体" w:hAnsi="宋体" w:cs="宋体"/>
          <w:noProof/>
          <w:kern w:val="0"/>
          <w:sz w:val="24"/>
          <w:szCs w:val="24"/>
        </w:rPr>
        <w:t>修改密码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</w:t>
      </w:r>
      <w:bookmarkEnd w:id="361"/>
    </w:p>
    <w:p w14:paraId="016A9C7D" w14:textId="77777777" w:rsidR="008749E4" w:rsidRDefault="008749E4" w:rsidP="008749E4">
      <w:pPr>
        <w:pStyle w:val="a5"/>
        <w:widowControl/>
        <w:numPr>
          <w:ilvl w:val="0"/>
          <w:numId w:val="40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界面截图</w:t>
      </w:r>
    </w:p>
    <w:p w14:paraId="72020B99" w14:textId="77777777" w:rsidR="008749E4" w:rsidRPr="00AC7438" w:rsidRDefault="008749E4" w:rsidP="008749E4">
      <w:pPr>
        <w:widowControl/>
        <w:ind w:leftChars="337" w:left="708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EFEC5E0" wp14:editId="2EF9D687">
            <wp:extent cx="2501900" cy="3873500"/>
            <wp:effectExtent l="0" t="0" r="0" b="0"/>
            <wp:docPr id="480" name="图片 480" descr="C:\Users\andrew\AppData\Roaming\Tencent\Users\358399800\QQ\WinTemp\RichOle\FKX8M(U5M%@N(03D{[6F0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w\AppData\Roaming\Tencent\Users\358399800\QQ\WinTemp\RichOle\FKX8M(U5M%@N(03D{[6F0D7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929" cy="387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3E285" w14:textId="77777777" w:rsidR="008749E4" w:rsidRDefault="008749E4" w:rsidP="008749E4">
      <w:pPr>
        <w:pStyle w:val="a5"/>
        <w:widowControl/>
        <w:numPr>
          <w:ilvl w:val="0"/>
          <w:numId w:val="40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界面说明</w:t>
      </w:r>
    </w:p>
    <w:p w14:paraId="0595E9F4" w14:textId="77777777" w:rsidR="00F76A8E" w:rsidRDefault="00F76A8E" w:rsidP="00F76A8E">
      <w:pPr>
        <w:pStyle w:val="a5"/>
        <w:widowControl/>
        <w:ind w:left="840" w:firstLineChars="0" w:firstLine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17E74">
        <w:rPr>
          <w:rFonts w:ascii="宋体" w:eastAsia="宋体" w:hAnsi="宋体" w:cs="宋体" w:hint="eastAsia"/>
          <w:b/>
          <w:noProof/>
          <w:kern w:val="0"/>
          <w:sz w:val="24"/>
          <w:szCs w:val="24"/>
        </w:rPr>
        <w:t>提交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：原密码不正确，会提示原密码错误。新密码和确认密码不一致，会提示新密码和确密码不一致，请重新录入。如果都没有问题，则用户登录密码被修改。</w:t>
      </w:r>
    </w:p>
    <w:p w14:paraId="633CDCC0" w14:textId="77777777" w:rsidR="008749E4" w:rsidRPr="008749E4" w:rsidRDefault="008749E4" w:rsidP="008749E4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sectPr w:rsidR="008749E4" w:rsidRPr="008749E4" w:rsidSect="00E90B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3" w:author="Administrator" w:date="2019-08-20T15:12:00Z" w:initials="A">
    <w:p w14:paraId="65F6CBEC" w14:textId="77777777" w:rsidR="00AC5143" w:rsidRPr="00C648CD" w:rsidRDefault="00AC5143">
      <w:pPr>
        <w:pStyle w:val="ad"/>
        <w:rPr>
          <w:rFonts w:eastAsia="PMingLiU"/>
        </w:rPr>
      </w:pPr>
      <w:r>
        <w:rPr>
          <w:rStyle w:val="ac"/>
        </w:rPr>
        <w:annotationRef/>
      </w:r>
      <w:r>
        <w:t>登入首面前，如有促销活动，先展示促销活动内容再进入首页</w:t>
      </w:r>
    </w:p>
  </w:comment>
  <w:comment w:id="4" w:author="Administrator" w:date="2019-08-20T15:14:00Z" w:initials="A">
    <w:p w14:paraId="47FA1299" w14:textId="77777777" w:rsidR="00AC5143" w:rsidRDefault="00AC5143">
      <w:pPr>
        <w:pStyle w:val="ad"/>
      </w:pPr>
      <w:r>
        <w:rPr>
          <w:rStyle w:val="ac"/>
        </w:rPr>
        <w:annotationRef/>
      </w:r>
      <w:r>
        <w:t>零售价为市场销售价，划掉后显示价格是该等级价格吗？</w:t>
      </w:r>
    </w:p>
  </w:comment>
  <w:comment w:id="44" w:author="andrew" w:date="2020-01-07T16:35:00Z" w:initials="a">
    <w:p w14:paraId="0CA8453D" w14:textId="3D50CFC1" w:rsidR="00AC5143" w:rsidRDefault="00AC5143">
      <w:pPr>
        <w:pStyle w:val="ad"/>
      </w:pPr>
      <w:r>
        <w:rPr>
          <w:rStyle w:val="ac"/>
        </w:rPr>
        <w:annotationRef/>
      </w:r>
      <w:r>
        <w:rPr>
          <w:rFonts w:hint="eastAsia"/>
        </w:rPr>
        <w:t>增加付款按钮</w:t>
      </w:r>
    </w:p>
  </w:comment>
  <w:comment w:id="147" w:author="Administrator" w:date="2019-08-20T15:18:00Z" w:initials="A">
    <w:p w14:paraId="5FA846B4" w14:textId="77777777" w:rsidR="00AC5143" w:rsidRDefault="00AC5143" w:rsidP="00C648CD">
      <w:pPr>
        <w:pStyle w:val="ad"/>
        <w:numPr>
          <w:ilvl w:val="0"/>
          <w:numId w:val="44"/>
        </w:numPr>
        <w:rPr>
          <w:rFonts w:eastAsia="PMingLiU"/>
        </w:rPr>
      </w:pPr>
      <w:r>
        <w:rPr>
          <w:rStyle w:val="ac"/>
        </w:rPr>
        <w:annotationRef/>
      </w:r>
      <w:r>
        <w:t>代交</w:t>
      </w:r>
      <w:r>
        <w:rPr>
          <w:rFonts w:eastAsia="PMingLiU"/>
        </w:rPr>
        <w:t>…</w:t>
      </w:r>
      <w:r>
        <w:rPr>
          <w:rFonts w:eastAsia="PMingLiU"/>
        </w:rPr>
        <w:t>会显示帮谁代交吗？？代交完后被代交的经销商会显示保证金金额？？</w:t>
      </w:r>
    </w:p>
    <w:p w14:paraId="55AD6066" w14:textId="77777777" w:rsidR="00AC5143" w:rsidRPr="00C648CD" w:rsidRDefault="00AC5143" w:rsidP="00C648CD">
      <w:pPr>
        <w:pStyle w:val="ad"/>
        <w:numPr>
          <w:ilvl w:val="0"/>
          <w:numId w:val="44"/>
        </w:numPr>
        <w:rPr>
          <w:rFonts w:eastAsia="PMingLiU"/>
        </w:rPr>
      </w:pPr>
      <w:r>
        <w:rPr>
          <w:rFonts w:eastAsia="PMingLiU" w:hint="eastAsia"/>
        </w:rPr>
        <w:t>保证金为一层一层代交上去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5F6CBEC" w15:done="0"/>
  <w15:commentEx w15:paraId="47FA1299" w15:done="0"/>
  <w15:commentEx w15:paraId="0CA8453D" w15:done="0"/>
  <w15:commentEx w15:paraId="55AD606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5F6CBEC" w16cid:durableId="218BCD65"/>
  <w16cid:commentId w16cid:paraId="47FA1299" w16cid:durableId="218BCD66"/>
  <w16cid:commentId w16cid:paraId="0CA8453D" w16cid:durableId="21BF31E3"/>
  <w16cid:commentId w16cid:paraId="55AD6066" w16cid:durableId="218BCD6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C329A5" w14:textId="77777777" w:rsidR="0040713C" w:rsidRDefault="0040713C" w:rsidP="002F6464">
      <w:r>
        <w:separator/>
      </w:r>
    </w:p>
  </w:endnote>
  <w:endnote w:type="continuationSeparator" w:id="0">
    <w:p w14:paraId="34C3AD0C" w14:textId="77777777" w:rsidR="0040713C" w:rsidRDefault="0040713C" w:rsidP="002F64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02D87D" w14:textId="77777777" w:rsidR="0040713C" w:rsidRDefault="0040713C" w:rsidP="002F6464">
      <w:r>
        <w:separator/>
      </w:r>
    </w:p>
  </w:footnote>
  <w:footnote w:type="continuationSeparator" w:id="0">
    <w:p w14:paraId="05CE05FE" w14:textId="77777777" w:rsidR="0040713C" w:rsidRDefault="0040713C" w:rsidP="002F64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D87218"/>
    <w:multiLevelType w:val="hybridMultilevel"/>
    <w:tmpl w:val="7C02D506"/>
    <w:lvl w:ilvl="0" w:tplc="B7AE371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6D25FF9"/>
    <w:multiLevelType w:val="hybridMultilevel"/>
    <w:tmpl w:val="551EC4E8"/>
    <w:lvl w:ilvl="0" w:tplc="5C26975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8991975"/>
    <w:multiLevelType w:val="hybridMultilevel"/>
    <w:tmpl w:val="C7B04E72"/>
    <w:lvl w:ilvl="0" w:tplc="8EE6873E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08CD3FD9"/>
    <w:multiLevelType w:val="hybridMultilevel"/>
    <w:tmpl w:val="3C7248CE"/>
    <w:lvl w:ilvl="0" w:tplc="B7AE371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0C235F3A"/>
    <w:multiLevelType w:val="hybridMultilevel"/>
    <w:tmpl w:val="B9A45BE8"/>
    <w:lvl w:ilvl="0" w:tplc="9B16453E">
      <w:start w:val="1"/>
      <w:numFmt w:val="decimal"/>
      <w:lvlText w:val="%1."/>
      <w:lvlJc w:val="left"/>
      <w:pPr>
        <w:ind w:left="9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92" w:hanging="420"/>
      </w:pPr>
    </w:lvl>
    <w:lvl w:ilvl="2" w:tplc="0409001B" w:tentative="1">
      <w:start w:val="1"/>
      <w:numFmt w:val="lowerRoman"/>
      <w:lvlText w:val="%3."/>
      <w:lvlJc w:val="right"/>
      <w:pPr>
        <w:ind w:left="1812" w:hanging="420"/>
      </w:pPr>
    </w:lvl>
    <w:lvl w:ilvl="3" w:tplc="0409000F" w:tentative="1">
      <w:start w:val="1"/>
      <w:numFmt w:val="decimal"/>
      <w:lvlText w:val="%4."/>
      <w:lvlJc w:val="left"/>
      <w:pPr>
        <w:ind w:left="2232" w:hanging="420"/>
      </w:pPr>
    </w:lvl>
    <w:lvl w:ilvl="4" w:tplc="04090019" w:tentative="1">
      <w:start w:val="1"/>
      <w:numFmt w:val="lowerLetter"/>
      <w:lvlText w:val="%5)"/>
      <w:lvlJc w:val="left"/>
      <w:pPr>
        <w:ind w:left="2652" w:hanging="420"/>
      </w:pPr>
    </w:lvl>
    <w:lvl w:ilvl="5" w:tplc="0409001B" w:tentative="1">
      <w:start w:val="1"/>
      <w:numFmt w:val="lowerRoman"/>
      <w:lvlText w:val="%6."/>
      <w:lvlJc w:val="right"/>
      <w:pPr>
        <w:ind w:left="3072" w:hanging="420"/>
      </w:pPr>
    </w:lvl>
    <w:lvl w:ilvl="6" w:tplc="0409000F" w:tentative="1">
      <w:start w:val="1"/>
      <w:numFmt w:val="decimal"/>
      <w:lvlText w:val="%7."/>
      <w:lvlJc w:val="left"/>
      <w:pPr>
        <w:ind w:left="3492" w:hanging="420"/>
      </w:pPr>
    </w:lvl>
    <w:lvl w:ilvl="7" w:tplc="04090019" w:tentative="1">
      <w:start w:val="1"/>
      <w:numFmt w:val="lowerLetter"/>
      <w:lvlText w:val="%8)"/>
      <w:lvlJc w:val="left"/>
      <w:pPr>
        <w:ind w:left="3912" w:hanging="420"/>
      </w:pPr>
    </w:lvl>
    <w:lvl w:ilvl="8" w:tplc="0409001B" w:tentative="1">
      <w:start w:val="1"/>
      <w:numFmt w:val="lowerRoman"/>
      <w:lvlText w:val="%9."/>
      <w:lvlJc w:val="right"/>
      <w:pPr>
        <w:ind w:left="4332" w:hanging="420"/>
      </w:pPr>
    </w:lvl>
  </w:abstractNum>
  <w:abstractNum w:abstractNumId="5" w15:restartNumberingAfterBreak="0">
    <w:nsid w:val="10583E25"/>
    <w:multiLevelType w:val="hybridMultilevel"/>
    <w:tmpl w:val="D6F2ABBC"/>
    <w:lvl w:ilvl="0" w:tplc="1FD452B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2021D0D"/>
    <w:multiLevelType w:val="hybridMultilevel"/>
    <w:tmpl w:val="8F1CB230"/>
    <w:lvl w:ilvl="0" w:tplc="74F65BB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14F53628"/>
    <w:multiLevelType w:val="hybridMultilevel"/>
    <w:tmpl w:val="7EEA6C56"/>
    <w:lvl w:ilvl="0" w:tplc="B7CA3F0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169331FE"/>
    <w:multiLevelType w:val="hybridMultilevel"/>
    <w:tmpl w:val="17381F4E"/>
    <w:lvl w:ilvl="0" w:tplc="8EE6873E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16DD6440"/>
    <w:multiLevelType w:val="hybridMultilevel"/>
    <w:tmpl w:val="72D02730"/>
    <w:lvl w:ilvl="0" w:tplc="8EE6873E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1BCC1649"/>
    <w:multiLevelType w:val="hybridMultilevel"/>
    <w:tmpl w:val="22629468"/>
    <w:lvl w:ilvl="0" w:tplc="B7AE371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22624E4D"/>
    <w:multiLevelType w:val="hybridMultilevel"/>
    <w:tmpl w:val="1D546760"/>
    <w:lvl w:ilvl="0" w:tplc="B7AE371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22E6030E"/>
    <w:multiLevelType w:val="hybridMultilevel"/>
    <w:tmpl w:val="2C36A0A0"/>
    <w:lvl w:ilvl="0" w:tplc="3CD65176">
      <w:start w:val="1"/>
      <w:numFmt w:val="decimal"/>
      <w:lvlText w:val="(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254F7299"/>
    <w:multiLevelType w:val="hybridMultilevel"/>
    <w:tmpl w:val="969E904C"/>
    <w:lvl w:ilvl="0" w:tplc="2E0E2616">
      <w:start w:val="1"/>
      <w:numFmt w:val="decimal"/>
      <w:lvlText w:val="(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14" w15:restartNumberingAfterBreak="0">
    <w:nsid w:val="2E7E46A4"/>
    <w:multiLevelType w:val="hybridMultilevel"/>
    <w:tmpl w:val="A560C33E"/>
    <w:lvl w:ilvl="0" w:tplc="7DE2C83E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 w15:restartNumberingAfterBreak="0">
    <w:nsid w:val="2FFE6D2E"/>
    <w:multiLevelType w:val="hybridMultilevel"/>
    <w:tmpl w:val="B75CF582"/>
    <w:lvl w:ilvl="0" w:tplc="F842A79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300A23FD"/>
    <w:multiLevelType w:val="hybridMultilevel"/>
    <w:tmpl w:val="A7BED03E"/>
    <w:lvl w:ilvl="0" w:tplc="9F560EF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35B80CED"/>
    <w:multiLevelType w:val="hybridMultilevel"/>
    <w:tmpl w:val="8976DAD8"/>
    <w:lvl w:ilvl="0" w:tplc="1DD601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68123CF"/>
    <w:multiLevelType w:val="hybridMultilevel"/>
    <w:tmpl w:val="C7B04E72"/>
    <w:lvl w:ilvl="0" w:tplc="8EE6873E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 w15:restartNumberingAfterBreak="0">
    <w:nsid w:val="37E625A9"/>
    <w:multiLevelType w:val="hybridMultilevel"/>
    <w:tmpl w:val="A656AF08"/>
    <w:lvl w:ilvl="0" w:tplc="8EE6873E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 w15:restartNumberingAfterBreak="0">
    <w:nsid w:val="406815B0"/>
    <w:multiLevelType w:val="hybridMultilevel"/>
    <w:tmpl w:val="4E1C1C42"/>
    <w:lvl w:ilvl="0" w:tplc="6408F28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437C3A7B"/>
    <w:multiLevelType w:val="hybridMultilevel"/>
    <w:tmpl w:val="8F7AC75C"/>
    <w:lvl w:ilvl="0" w:tplc="8230E55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45B861B0"/>
    <w:multiLevelType w:val="hybridMultilevel"/>
    <w:tmpl w:val="534E2E56"/>
    <w:lvl w:ilvl="0" w:tplc="311E9C7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4B343F65"/>
    <w:multiLevelType w:val="hybridMultilevel"/>
    <w:tmpl w:val="110C6C1E"/>
    <w:lvl w:ilvl="0" w:tplc="8EE6873E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4" w15:restartNumberingAfterBreak="0">
    <w:nsid w:val="4D47697C"/>
    <w:multiLevelType w:val="hybridMultilevel"/>
    <w:tmpl w:val="6FF20022"/>
    <w:lvl w:ilvl="0" w:tplc="A14A0BC8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5" w15:restartNumberingAfterBreak="0">
    <w:nsid w:val="4F220118"/>
    <w:multiLevelType w:val="hybridMultilevel"/>
    <w:tmpl w:val="1D3602BA"/>
    <w:lvl w:ilvl="0" w:tplc="C424559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4FFF3F66"/>
    <w:multiLevelType w:val="hybridMultilevel"/>
    <w:tmpl w:val="6C36D166"/>
    <w:lvl w:ilvl="0" w:tplc="8EE6873E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7" w15:restartNumberingAfterBreak="0">
    <w:nsid w:val="53D56933"/>
    <w:multiLevelType w:val="hybridMultilevel"/>
    <w:tmpl w:val="F5C8ACF6"/>
    <w:lvl w:ilvl="0" w:tplc="B7AE371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569421A0"/>
    <w:multiLevelType w:val="hybridMultilevel"/>
    <w:tmpl w:val="7C16F360"/>
    <w:lvl w:ilvl="0" w:tplc="8EE6873E">
      <w:start w:val="1"/>
      <w:numFmt w:val="decimal"/>
      <w:lvlText w:val="(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29" w15:restartNumberingAfterBreak="0">
    <w:nsid w:val="5B940DF2"/>
    <w:multiLevelType w:val="hybridMultilevel"/>
    <w:tmpl w:val="86DC1514"/>
    <w:lvl w:ilvl="0" w:tplc="7CE846B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 w15:restartNumberingAfterBreak="0">
    <w:nsid w:val="5BCC7375"/>
    <w:multiLevelType w:val="hybridMultilevel"/>
    <w:tmpl w:val="32C666F2"/>
    <w:lvl w:ilvl="0" w:tplc="929C073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 w15:restartNumberingAfterBreak="0">
    <w:nsid w:val="615134F4"/>
    <w:multiLevelType w:val="hybridMultilevel"/>
    <w:tmpl w:val="7C02D506"/>
    <w:lvl w:ilvl="0" w:tplc="B7AE371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2" w15:restartNumberingAfterBreak="0">
    <w:nsid w:val="62051B1F"/>
    <w:multiLevelType w:val="hybridMultilevel"/>
    <w:tmpl w:val="E2D80BD6"/>
    <w:lvl w:ilvl="0" w:tplc="086C67CE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3" w15:restartNumberingAfterBreak="0">
    <w:nsid w:val="658B4AE4"/>
    <w:multiLevelType w:val="hybridMultilevel"/>
    <w:tmpl w:val="062AD494"/>
    <w:lvl w:ilvl="0" w:tplc="819EFAA4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4" w15:restartNumberingAfterBreak="0">
    <w:nsid w:val="661C1539"/>
    <w:multiLevelType w:val="hybridMultilevel"/>
    <w:tmpl w:val="E588364C"/>
    <w:lvl w:ilvl="0" w:tplc="07F46F0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5" w15:restartNumberingAfterBreak="0">
    <w:nsid w:val="6C4E3E12"/>
    <w:multiLevelType w:val="hybridMultilevel"/>
    <w:tmpl w:val="717C17EE"/>
    <w:lvl w:ilvl="0" w:tplc="B7AE371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6" w15:restartNumberingAfterBreak="0">
    <w:nsid w:val="6D7C6D2D"/>
    <w:multiLevelType w:val="hybridMultilevel"/>
    <w:tmpl w:val="511C170C"/>
    <w:lvl w:ilvl="0" w:tplc="DE04FDE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7" w15:restartNumberingAfterBreak="0">
    <w:nsid w:val="6E242642"/>
    <w:multiLevelType w:val="hybridMultilevel"/>
    <w:tmpl w:val="C026242E"/>
    <w:lvl w:ilvl="0" w:tplc="D714A89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8" w15:restartNumberingAfterBreak="0">
    <w:nsid w:val="6E5204F6"/>
    <w:multiLevelType w:val="hybridMultilevel"/>
    <w:tmpl w:val="3AC860CC"/>
    <w:lvl w:ilvl="0" w:tplc="D13A5E8A">
      <w:start w:val="1"/>
      <w:numFmt w:val="japaneseCounting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3280F39"/>
    <w:multiLevelType w:val="hybridMultilevel"/>
    <w:tmpl w:val="5BBA68BE"/>
    <w:lvl w:ilvl="0" w:tplc="19E4BB4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0" w15:restartNumberingAfterBreak="0">
    <w:nsid w:val="753A7546"/>
    <w:multiLevelType w:val="hybridMultilevel"/>
    <w:tmpl w:val="D9C4F324"/>
    <w:lvl w:ilvl="0" w:tplc="5B16ADC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1" w15:restartNumberingAfterBreak="0">
    <w:nsid w:val="78551C51"/>
    <w:multiLevelType w:val="hybridMultilevel"/>
    <w:tmpl w:val="DF405708"/>
    <w:lvl w:ilvl="0" w:tplc="89642A22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2" w15:restartNumberingAfterBreak="0">
    <w:nsid w:val="7BB3513B"/>
    <w:multiLevelType w:val="hybridMultilevel"/>
    <w:tmpl w:val="DBB09EF4"/>
    <w:lvl w:ilvl="0" w:tplc="D28039B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3" w15:restartNumberingAfterBreak="0">
    <w:nsid w:val="7DF45D5D"/>
    <w:multiLevelType w:val="hybridMultilevel"/>
    <w:tmpl w:val="5E54164C"/>
    <w:lvl w:ilvl="0" w:tplc="7A14BB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38"/>
  </w:num>
  <w:num w:numId="2">
    <w:abstractNumId w:val="16"/>
  </w:num>
  <w:num w:numId="3">
    <w:abstractNumId w:val="14"/>
  </w:num>
  <w:num w:numId="4">
    <w:abstractNumId w:val="31"/>
  </w:num>
  <w:num w:numId="5">
    <w:abstractNumId w:val="0"/>
  </w:num>
  <w:num w:numId="6">
    <w:abstractNumId w:val="32"/>
  </w:num>
  <w:num w:numId="7">
    <w:abstractNumId w:val="33"/>
  </w:num>
  <w:num w:numId="8">
    <w:abstractNumId w:val="27"/>
  </w:num>
  <w:num w:numId="9">
    <w:abstractNumId w:val="41"/>
  </w:num>
  <w:num w:numId="10">
    <w:abstractNumId w:val="10"/>
  </w:num>
  <w:num w:numId="11">
    <w:abstractNumId w:val="12"/>
  </w:num>
  <w:num w:numId="12">
    <w:abstractNumId w:val="35"/>
  </w:num>
  <w:num w:numId="13">
    <w:abstractNumId w:val="13"/>
  </w:num>
  <w:num w:numId="14">
    <w:abstractNumId w:val="11"/>
  </w:num>
  <w:num w:numId="15">
    <w:abstractNumId w:val="3"/>
  </w:num>
  <w:num w:numId="16">
    <w:abstractNumId w:val="24"/>
  </w:num>
  <w:num w:numId="17">
    <w:abstractNumId w:val="43"/>
  </w:num>
  <w:num w:numId="18">
    <w:abstractNumId w:val="21"/>
  </w:num>
  <w:num w:numId="19">
    <w:abstractNumId w:val="2"/>
  </w:num>
  <w:num w:numId="20">
    <w:abstractNumId w:val="18"/>
  </w:num>
  <w:num w:numId="21">
    <w:abstractNumId w:val="30"/>
  </w:num>
  <w:num w:numId="22">
    <w:abstractNumId w:val="36"/>
  </w:num>
  <w:num w:numId="23">
    <w:abstractNumId w:val="37"/>
  </w:num>
  <w:num w:numId="24">
    <w:abstractNumId w:val="1"/>
  </w:num>
  <w:num w:numId="25">
    <w:abstractNumId w:val="15"/>
  </w:num>
  <w:num w:numId="26">
    <w:abstractNumId w:val="26"/>
  </w:num>
  <w:num w:numId="27">
    <w:abstractNumId w:val="28"/>
  </w:num>
  <w:num w:numId="28">
    <w:abstractNumId w:val="19"/>
  </w:num>
  <w:num w:numId="29">
    <w:abstractNumId w:val="25"/>
  </w:num>
  <w:num w:numId="30">
    <w:abstractNumId w:val="5"/>
  </w:num>
  <w:num w:numId="31">
    <w:abstractNumId w:val="9"/>
  </w:num>
  <w:num w:numId="32">
    <w:abstractNumId w:val="40"/>
  </w:num>
  <w:num w:numId="33">
    <w:abstractNumId w:val="29"/>
  </w:num>
  <w:num w:numId="34">
    <w:abstractNumId w:val="22"/>
  </w:num>
  <w:num w:numId="35">
    <w:abstractNumId w:val="42"/>
  </w:num>
  <w:num w:numId="36">
    <w:abstractNumId w:val="20"/>
  </w:num>
  <w:num w:numId="37">
    <w:abstractNumId w:val="34"/>
  </w:num>
  <w:num w:numId="38">
    <w:abstractNumId w:val="6"/>
  </w:num>
  <w:num w:numId="39">
    <w:abstractNumId w:val="39"/>
  </w:num>
  <w:num w:numId="40">
    <w:abstractNumId w:val="7"/>
  </w:num>
  <w:num w:numId="41">
    <w:abstractNumId w:val="8"/>
  </w:num>
  <w:num w:numId="42">
    <w:abstractNumId w:val="23"/>
  </w:num>
  <w:num w:numId="43">
    <w:abstractNumId w:val="4"/>
  </w:num>
  <w:num w:numId="44">
    <w:abstractNumId w:val="1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ndrew">
    <w15:presenceInfo w15:providerId="None" w15:userId="andrew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1CCE"/>
    <w:rsid w:val="000028F2"/>
    <w:rsid w:val="00002AF4"/>
    <w:rsid w:val="000305CA"/>
    <w:rsid w:val="0004084E"/>
    <w:rsid w:val="00044C51"/>
    <w:rsid w:val="000567DA"/>
    <w:rsid w:val="00061750"/>
    <w:rsid w:val="00066900"/>
    <w:rsid w:val="0009263D"/>
    <w:rsid w:val="00092FDE"/>
    <w:rsid w:val="000D2F35"/>
    <w:rsid w:val="001031E0"/>
    <w:rsid w:val="00104039"/>
    <w:rsid w:val="0012272D"/>
    <w:rsid w:val="00130179"/>
    <w:rsid w:val="001700EC"/>
    <w:rsid w:val="00171CCE"/>
    <w:rsid w:val="00195665"/>
    <w:rsid w:val="001A4524"/>
    <w:rsid w:val="001C6336"/>
    <w:rsid w:val="00205592"/>
    <w:rsid w:val="00212A26"/>
    <w:rsid w:val="00217E74"/>
    <w:rsid w:val="00261946"/>
    <w:rsid w:val="002A4563"/>
    <w:rsid w:val="002B6807"/>
    <w:rsid w:val="002C12FF"/>
    <w:rsid w:val="002D7217"/>
    <w:rsid w:val="002F35EE"/>
    <w:rsid w:val="002F6464"/>
    <w:rsid w:val="002F70B2"/>
    <w:rsid w:val="00302B92"/>
    <w:rsid w:val="00303A15"/>
    <w:rsid w:val="00306FF6"/>
    <w:rsid w:val="00311245"/>
    <w:rsid w:val="003129CB"/>
    <w:rsid w:val="00314BEE"/>
    <w:rsid w:val="0032568B"/>
    <w:rsid w:val="00330DD2"/>
    <w:rsid w:val="0035440E"/>
    <w:rsid w:val="003A3A9E"/>
    <w:rsid w:val="0040713C"/>
    <w:rsid w:val="00426D6D"/>
    <w:rsid w:val="00450DF0"/>
    <w:rsid w:val="004625A6"/>
    <w:rsid w:val="00467013"/>
    <w:rsid w:val="00474C2E"/>
    <w:rsid w:val="004803F6"/>
    <w:rsid w:val="004C048F"/>
    <w:rsid w:val="004C3E00"/>
    <w:rsid w:val="004D16D4"/>
    <w:rsid w:val="004F384A"/>
    <w:rsid w:val="00525B9F"/>
    <w:rsid w:val="00525C26"/>
    <w:rsid w:val="00563216"/>
    <w:rsid w:val="00565183"/>
    <w:rsid w:val="005F740C"/>
    <w:rsid w:val="005F7983"/>
    <w:rsid w:val="00607384"/>
    <w:rsid w:val="006242BE"/>
    <w:rsid w:val="00624AFF"/>
    <w:rsid w:val="00641597"/>
    <w:rsid w:val="00666C48"/>
    <w:rsid w:val="00694869"/>
    <w:rsid w:val="0069506E"/>
    <w:rsid w:val="006B5D97"/>
    <w:rsid w:val="006F5003"/>
    <w:rsid w:val="007478F7"/>
    <w:rsid w:val="00782535"/>
    <w:rsid w:val="007910E6"/>
    <w:rsid w:val="00794BC6"/>
    <w:rsid w:val="007A1D16"/>
    <w:rsid w:val="007D5AAC"/>
    <w:rsid w:val="007E4C8D"/>
    <w:rsid w:val="00806879"/>
    <w:rsid w:val="008103FA"/>
    <w:rsid w:val="00814971"/>
    <w:rsid w:val="0083279A"/>
    <w:rsid w:val="008749E4"/>
    <w:rsid w:val="008917C8"/>
    <w:rsid w:val="008B76C1"/>
    <w:rsid w:val="008C3A7B"/>
    <w:rsid w:val="008C4FD1"/>
    <w:rsid w:val="008D2ADD"/>
    <w:rsid w:val="008D6453"/>
    <w:rsid w:val="008E573D"/>
    <w:rsid w:val="00933CEB"/>
    <w:rsid w:val="009424F1"/>
    <w:rsid w:val="00945E34"/>
    <w:rsid w:val="00995474"/>
    <w:rsid w:val="009B1BCC"/>
    <w:rsid w:val="009E23A2"/>
    <w:rsid w:val="00A136AB"/>
    <w:rsid w:val="00A27120"/>
    <w:rsid w:val="00A32E79"/>
    <w:rsid w:val="00A3461D"/>
    <w:rsid w:val="00A41CA7"/>
    <w:rsid w:val="00A5140B"/>
    <w:rsid w:val="00A53A73"/>
    <w:rsid w:val="00AB23DC"/>
    <w:rsid w:val="00AB4D72"/>
    <w:rsid w:val="00AC5143"/>
    <w:rsid w:val="00AC7438"/>
    <w:rsid w:val="00AE16C3"/>
    <w:rsid w:val="00B31622"/>
    <w:rsid w:val="00B3276A"/>
    <w:rsid w:val="00B5617D"/>
    <w:rsid w:val="00B84E3A"/>
    <w:rsid w:val="00B84EBE"/>
    <w:rsid w:val="00B97AFF"/>
    <w:rsid w:val="00BA0DBD"/>
    <w:rsid w:val="00BA0DE0"/>
    <w:rsid w:val="00BA27C7"/>
    <w:rsid w:val="00BB2584"/>
    <w:rsid w:val="00BD1837"/>
    <w:rsid w:val="00BD4D6F"/>
    <w:rsid w:val="00C11603"/>
    <w:rsid w:val="00C30979"/>
    <w:rsid w:val="00C51DC6"/>
    <w:rsid w:val="00C648CD"/>
    <w:rsid w:val="00C8573B"/>
    <w:rsid w:val="00CA2782"/>
    <w:rsid w:val="00CD3AD7"/>
    <w:rsid w:val="00CD7AE5"/>
    <w:rsid w:val="00CF036C"/>
    <w:rsid w:val="00CF5AF5"/>
    <w:rsid w:val="00D4445C"/>
    <w:rsid w:val="00D86214"/>
    <w:rsid w:val="00DD0967"/>
    <w:rsid w:val="00DE3BD2"/>
    <w:rsid w:val="00DE51AF"/>
    <w:rsid w:val="00E111FC"/>
    <w:rsid w:val="00E15957"/>
    <w:rsid w:val="00E314C7"/>
    <w:rsid w:val="00E37645"/>
    <w:rsid w:val="00E66539"/>
    <w:rsid w:val="00E90B9A"/>
    <w:rsid w:val="00E948CA"/>
    <w:rsid w:val="00EB7817"/>
    <w:rsid w:val="00ED4676"/>
    <w:rsid w:val="00F00D46"/>
    <w:rsid w:val="00F07E98"/>
    <w:rsid w:val="00F07EE5"/>
    <w:rsid w:val="00F2244A"/>
    <w:rsid w:val="00F24421"/>
    <w:rsid w:val="00F32485"/>
    <w:rsid w:val="00F34BD5"/>
    <w:rsid w:val="00F46E26"/>
    <w:rsid w:val="00F52CE8"/>
    <w:rsid w:val="00F74AAE"/>
    <w:rsid w:val="00F76A8E"/>
    <w:rsid w:val="00F874EE"/>
    <w:rsid w:val="00FB4A14"/>
    <w:rsid w:val="00FB5108"/>
    <w:rsid w:val="00FC0C4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51E7E7"/>
  <w15:docId w15:val="{7ABD7583-CE62-4ADB-A734-B922DA11B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0B9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32E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C3E00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4C3E00"/>
    <w:rPr>
      <w:sz w:val="18"/>
      <w:szCs w:val="18"/>
    </w:rPr>
  </w:style>
  <w:style w:type="paragraph" w:styleId="a5">
    <w:name w:val="List Paragraph"/>
    <w:basedOn w:val="a"/>
    <w:uiPriority w:val="34"/>
    <w:qFormat/>
    <w:rsid w:val="007E4C8D"/>
    <w:pPr>
      <w:ind w:firstLineChars="200" w:firstLine="420"/>
    </w:pPr>
  </w:style>
  <w:style w:type="table" w:styleId="a6">
    <w:name w:val="Table Grid"/>
    <w:basedOn w:val="a1"/>
    <w:uiPriority w:val="59"/>
    <w:rsid w:val="007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A32E7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A32E7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A32E79"/>
  </w:style>
  <w:style w:type="character" w:styleId="a7">
    <w:name w:val="Hyperlink"/>
    <w:basedOn w:val="a0"/>
    <w:uiPriority w:val="99"/>
    <w:unhideWhenUsed/>
    <w:rsid w:val="00A32E79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2F64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2F6464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2F64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2F6464"/>
    <w:rPr>
      <w:sz w:val="18"/>
      <w:szCs w:val="18"/>
    </w:rPr>
  </w:style>
  <w:style w:type="character" w:styleId="ac">
    <w:name w:val="annotation reference"/>
    <w:basedOn w:val="a0"/>
    <w:uiPriority w:val="99"/>
    <w:semiHidden/>
    <w:unhideWhenUsed/>
    <w:rsid w:val="00C648CD"/>
    <w:rPr>
      <w:sz w:val="21"/>
      <w:szCs w:val="21"/>
    </w:rPr>
  </w:style>
  <w:style w:type="paragraph" w:styleId="ad">
    <w:name w:val="annotation text"/>
    <w:basedOn w:val="a"/>
    <w:link w:val="ae"/>
    <w:uiPriority w:val="99"/>
    <w:semiHidden/>
    <w:unhideWhenUsed/>
    <w:rsid w:val="00C648CD"/>
    <w:pPr>
      <w:jc w:val="left"/>
    </w:pPr>
  </w:style>
  <w:style w:type="character" w:customStyle="1" w:styleId="ae">
    <w:name w:val="批注文字 字符"/>
    <w:basedOn w:val="a0"/>
    <w:link w:val="ad"/>
    <w:uiPriority w:val="99"/>
    <w:semiHidden/>
    <w:rsid w:val="00C648CD"/>
  </w:style>
  <w:style w:type="paragraph" w:styleId="af">
    <w:name w:val="annotation subject"/>
    <w:basedOn w:val="ad"/>
    <w:next w:val="ad"/>
    <w:link w:val="af0"/>
    <w:uiPriority w:val="99"/>
    <w:semiHidden/>
    <w:unhideWhenUsed/>
    <w:rsid w:val="00C648CD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C648C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9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58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0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5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87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2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5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48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9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8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2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36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3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7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7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2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17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1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3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4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2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8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20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7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5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3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20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6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5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5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20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4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01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1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99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13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17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64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6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6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83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87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20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9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8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0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21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2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15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6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1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32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1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2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6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4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6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4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75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6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05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05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64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5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39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7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8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90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9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4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8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2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7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6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0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7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2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79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2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6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9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14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41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2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4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6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52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56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65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61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95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0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8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4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65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0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51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68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3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69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48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4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7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87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28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85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8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2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7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3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8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4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46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9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3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65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8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microsoft.com/office/2011/relationships/commentsExtended" Target="commentsExtended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13A3E8-EFEF-45EA-AFA0-84287F2E6F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37</Pages>
  <Words>1794</Words>
  <Characters>10227</Characters>
  <Application>Microsoft Office Word</Application>
  <DocSecurity>0</DocSecurity>
  <Lines>85</Lines>
  <Paragraphs>23</Paragraphs>
  <ScaleCrop>false</ScaleCrop>
  <Company/>
  <LinksUpToDate>false</LinksUpToDate>
  <CharactersWithSpaces>11998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</dc:creator>
  <cp:lastModifiedBy>andrew</cp:lastModifiedBy>
  <cp:revision>46</cp:revision>
  <cp:lastPrinted>2019-08-20T01:37:00Z</cp:lastPrinted>
  <dcterms:created xsi:type="dcterms:W3CDTF">2019-08-20T01:38:00Z</dcterms:created>
  <dcterms:modified xsi:type="dcterms:W3CDTF">2021-08-05T07:45:00Z</dcterms:modified>
</cp:coreProperties>
</file>