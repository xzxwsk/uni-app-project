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73C" w:rsidRDefault="00A44C6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 w:rsidR="005975F1">
        <w:instrText xml:space="preserve"> TOC \o "1-3" \h \z \u </w:instrText>
      </w:r>
      <w:r>
        <w:fldChar w:fldCharType="separate"/>
      </w:r>
      <w:hyperlink w:anchor="_Toc17373611" w:history="1">
        <w:r w:rsidR="007B573C" w:rsidRPr="003F1EA8">
          <w:rPr>
            <w:rStyle w:val="a8"/>
            <w:rFonts w:hint="eastAsia"/>
            <w:noProof/>
          </w:rPr>
          <w:t>一．</w:t>
        </w:r>
        <w:r w:rsidR="007B573C">
          <w:rPr>
            <w:noProof/>
            <w:kern w:val="2"/>
            <w:sz w:val="21"/>
          </w:rPr>
          <w:tab/>
        </w:r>
        <w:r w:rsidR="007B573C" w:rsidRPr="003F1EA8">
          <w:rPr>
            <w:rStyle w:val="a8"/>
            <w:rFonts w:hint="eastAsia"/>
            <w:noProof/>
          </w:rPr>
          <w:t>一般性规则</w:t>
        </w:r>
        <w:r w:rsidR="007B573C">
          <w:rPr>
            <w:noProof/>
            <w:webHidden/>
          </w:rPr>
          <w:tab/>
        </w:r>
        <w:r w:rsidR="007B573C">
          <w:rPr>
            <w:noProof/>
            <w:webHidden/>
          </w:rPr>
          <w:fldChar w:fldCharType="begin"/>
        </w:r>
        <w:r w:rsidR="007B573C">
          <w:rPr>
            <w:noProof/>
            <w:webHidden/>
          </w:rPr>
          <w:instrText xml:space="preserve"> PAGEREF _Toc17373611 \h </w:instrText>
        </w:r>
        <w:r w:rsidR="007B573C">
          <w:rPr>
            <w:noProof/>
            <w:webHidden/>
          </w:rPr>
        </w:r>
        <w:r w:rsidR="007B573C">
          <w:rPr>
            <w:noProof/>
            <w:webHidden/>
          </w:rPr>
          <w:fldChar w:fldCharType="separate"/>
        </w:r>
        <w:r w:rsidR="007B573C">
          <w:rPr>
            <w:noProof/>
            <w:webHidden/>
          </w:rPr>
          <w:t>2</w:t>
        </w:r>
        <w:r w:rsidR="007B573C"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2" w:history="1">
        <w:r w:rsidRPr="003F1EA8">
          <w:rPr>
            <w:rStyle w:val="a8"/>
            <w:rFonts w:hint="eastAsia"/>
            <w:noProof/>
          </w:rPr>
          <w:t>二．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3" w:history="1">
        <w:r w:rsidRPr="003F1EA8">
          <w:rPr>
            <w:rStyle w:val="a8"/>
            <w:rFonts w:hint="eastAsia"/>
            <w:noProof/>
          </w:rPr>
          <w:t>三．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角色和权限管理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4" w:history="1">
        <w:r w:rsidRPr="003F1EA8">
          <w:rPr>
            <w:rStyle w:val="a8"/>
            <w:rFonts w:hint="eastAsia"/>
            <w:noProof/>
          </w:rPr>
          <w:t>四．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5" w:history="1">
        <w:r w:rsidRPr="003F1EA8">
          <w:rPr>
            <w:rStyle w:val="a8"/>
            <w:rFonts w:hint="eastAsia"/>
            <w:noProof/>
          </w:rPr>
          <w:t>五．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在线用户查询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6" w:history="1">
        <w:r w:rsidRPr="003F1EA8">
          <w:rPr>
            <w:rStyle w:val="a8"/>
            <w:rFonts w:hint="eastAsia"/>
            <w:noProof/>
          </w:rPr>
          <w:t>六．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操作日志查询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7" w:history="1">
        <w:r w:rsidRPr="003F1EA8">
          <w:rPr>
            <w:rStyle w:val="a8"/>
            <w:rFonts w:hint="eastAsia"/>
            <w:noProof/>
          </w:rPr>
          <w:t>七．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系统参数设置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8" w:history="1">
        <w:r w:rsidRPr="003F1EA8">
          <w:rPr>
            <w:rStyle w:val="a8"/>
            <w:rFonts w:hint="eastAsia"/>
            <w:noProof/>
          </w:rPr>
          <w:t>八．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经销商等级设置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19" w:history="1">
        <w:r w:rsidRPr="003F1EA8">
          <w:rPr>
            <w:rStyle w:val="a8"/>
            <w:rFonts w:hint="eastAsia"/>
            <w:noProof/>
          </w:rPr>
          <w:t>九．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处罚类别设置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7373620" w:history="1">
        <w:r w:rsidRPr="003F1EA8">
          <w:rPr>
            <w:rStyle w:val="a8"/>
            <w:rFonts w:hint="eastAsia"/>
            <w:noProof/>
          </w:rPr>
          <w:t>十．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奖金计算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1" w:history="1">
        <w:r w:rsidRPr="003F1EA8">
          <w:rPr>
            <w:rStyle w:val="a8"/>
            <w:rFonts w:hint="eastAsia"/>
            <w:noProof/>
          </w:rPr>
          <w:t>十一．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经销商等级计算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2" w:history="1">
        <w:r w:rsidRPr="003F1EA8">
          <w:rPr>
            <w:rStyle w:val="a8"/>
            <w:rFonts w:hint="eastAsia"/>
            <w:noProof/>
          </w:rPr>
          <w:t>十二．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供货中心维护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3" w:history="1">
        <w:r w:rsidRPr="003F1EA8">
          <w:rPr>
            <w:rStyle w:val="a8"/>
            <w:rFonts w:hint="eastAsia"/>
            <w:noProof/>
          </w:rPr>
          <w:t>十三．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商品资料维护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4" w:history="1">
        <w:r w:rsidRPr="003F1EA8">
          <w:rPr>
            <w:rStyle w:val="a8"/>
            <w:rFonts w:hint="eastAsia"/>
            <w:noProof/>
          </w:rPr>
          <w:t>十四．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团队奖金设置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5" w:history="1">
        <w:r w:rsidRPr="003F1EA8">
          <w:rPr>
            <w:rStyle w:val="a8"/>
            <w:rFonts w:hint="eastAsia"/>
            <w:noProof/>
          </w:rPr>
          <w:t>十五．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组织查询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6" w:history="1">
        <w:r w:rsidRPr="003F1EA8">
          <w:rPr>
            <w:rStyle w:val="a8"/>
            <w:rFonts w:hint="eastAsia"/>
            <w:noProof/>
          </w:rPr>
          <w:t>十六．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加盟申请单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7" w:history="1">
        <w:r w:rsidRPr="003F1EA8">
          <w:rPr>
            <w:rStyle w:val="a8"/>
            <w:rFonts w:hint="eastAsia"/>
            <w:noProof/>
          </w:rPr>
          <w:t>十七．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注销申请单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8" w:history="1">
        <w:r w:rsidRPr="003F1EA8">
          <w:rPr>
            <w:rStyle w:val="a8"/>
            <w:rFonts w:hint="eastAsia"/>
            <w:noProof/>
          </w:rPr>
          <w:t>十八．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资料变更申请单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29" w:history="1">
        <w:r w:rsidRPr="003F1EA8">
          <w:rPr>
            <w:rStyle w:val="a8"/>
            <w:rFonts w:hint="eastAsia"/>
            <w:noProof/>
          </w:rPr>
          <w:t>十九．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付款单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7373630" w:history="1">
        <w:r w:rsidRPr="003F1EA8">
          <w:rPr>
            <w:rStyle w:val="a8"/>
            <w:rFonts w:hint="eastAsia"/>
            <w:noProof/>
          </w:rPr>
          <w:t>二十．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退款单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7373631" w:history="1">
        <w:r w:rsidRPr="003F1EA8">
          <w:rPr>
            <w:rStyle w:val="a8"/>
            <w:rFonts w:hint="eastAsia"/>
            <w:noProof/>
          </w:rPr>
          <w:t>二十一．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处罚申请单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7373632" w:history="1">
        <w:r w:rsidRPr="003F1EA8">
          <w:rPr>
            <w:rStyle w:val="a8"/>
            <w:rFonts w:hint="eastAsia"/>
            <w:noProof/>
          </w:rPr>
          <w:t>二十二．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7373633" w:history="1">
        <w:r w:rsidRPr="003F1EA8">
          <w:rPr>
            <w:rStyle w:val="a8"/>
            <w:rFonts w:hint="eastAsia"/>
            <w:noProof/>
          </w:rPr>
          <w:t>二十三．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海外旅游查询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B573C" w:rsidRDefault="007B573C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7373634" w:history="1">
        <w:r w:rsidRPr="003F1EA8">
          <w:rPr>
            <w:rStyle w:val="a8"/>
            <w:rFonts w:hint="eastAsia"/>
            <w:noProof/>
          </w:rPr>
          <w:t>二十四．</w:t>
        </w:r>
        <w:r>
          <w:rPr>
            <w:noProof/>
            <w:kern w:val="2"/>
            <w:sz w:val="21"/>
          </w:rPr>
          <w:tab/>
        </w:r>
        <w:r w:rsidRPr="003F1EA8">
          <w:rPr>
            <w:rStyle w:val="a8"/>
            <w:rFonts w:hint="eastAsia"/>
            <w:noProof/>
          </w:rPr>
          <w:t>报表：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_Toc17373634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97F2A" w:rsidRDefault="00A44C6C">
      <w:pPr>
        <w:widowControl/>
        <w:jc w:val="left"/>
        <w:rPr>
          <w:rFonts w:eastAsia="PMingLiU"/>
          <w:kern w:val="0"/>
          <w:sz w:val="22"/>
        </w:rPr>
      </w:pPr>
      <w:r>
        <w:rPr>
          <w:kern w:val="0"/>
          <w:sz w:val="22"/>
        </w:rPr>
        <w:fldChar w:fldCharType="end"/>
      </w:r>
      <w:r w:rsidR="0089197E">
        <w:rPr>
          <w:rFonts w:eastAsia="PMingLiU" w:hint="eastAsia"/>
          <w:kern w:val="0"/>
          <w:sz w:val="22"/>
        </w:rPr>
        <w:t xml:space="preserve">                </w:t>
      </w:r>
      <w:commentRangeStart w:id="0"/>
      <w:r w:rsidR="0089197E">
        <w:rPr>
          <w:rFonts w:eastAsia="PMingLiU" w:hint="eastAsia"/>
          <w:kern w:val="0"/>
          <w:sz w:val="22"/>
        </w:rPr>
        <w:t>周、月、季、年度</w:t>
      </w:r>
    </w:p>
    <w:p w:rsidR="0089197E" w:rsidRDefault="0089197E">
      <w:pPr>
        <w:widowControl/>
        <w:jc w:val="left"/>
        <w:rPr>
          <w:rFonts w:eastAsia="PMingLiU"/>
          <w:kern w:val="0"/>
          <w:sz w:val="22"/>
        </w:rPr>
      </w:pPr>
      <w:r>
        <w:rPr>
          <w:rFonts w:eastAsia="PMingLiU" w:hint="eastAsia"/>
          <w:kern w:val="0"/>
          <w:sz w:val="22"/>
        </w:rPr>
        <w:t xml:space="preserve">                </w:t>
      </w:r>
      <w:r>
        <w:rPr>
          <w:rFonts w:eastAsia="PMingLiU" w:hint="eastAsia"/>
          <w:kern w:val="0"/>
          <w:sz w:val="22"/>
        </w:rPr>
        <w:t>国内：省、国</w:t>
      </w:r>
    </w:p>
    <w:p w:rsidR="0089197E" w:rsidRPr="0089197E" w:rsidRDefault="0089197E">
      <w:pPr>
        <w:widowControl/>
        <w:jc w:val="left"/>
        <w:rPr>
          <w:rFonts w:eastAsia="PMingLiU"/>
        </w:rPr>
      </w:pPr>
      <w:r>
        <w:rPr>
          <w:rFonts w:eastAsia="PMingLiU" w:hint="eastAsia"/>
          <w:kern w:val="0"/>
          <w:sz w:val="22"/>
        </w:rPr>
        <w:t xml:space="preserve">                </w:t>
      </w:r>
      <w:r>
        <w:rPr>
          <w:rFonts w:eastAsia="PMingLiU" w:hint="eastAsia"/>
          <w:kern w:val="0"/>
          <w:sz w:val="22"/>
        </w:rPr>
        <w:t>国外：国、大洲</w:t>
      </w:r>
    </w:p>
    <w:commentRangeEnd w:id="0"/>
    <w:p w:rsidR="00C97F2A" w:rsidRDefault="0089197E">
      <w:pPr>
        <w:widowControl/>
        <w:jc w:val="left"/>
      </w:pPr>
      <w:r>
        <w:rPr>
          <w:rStyle w:val="a9"/>
        </w:rPr>
        <w:commentReference w:id="0"/>
      </w:r>
    </w:p>
    <w:p w:rsidR="00C97F2A" w:rsidRDefault="00C97F2A">
      <w:pPr>
        <w:widowControl/>
        <w:jc w:val="left"/>
      </w:pPr>
      <w:r>
        <w:br w:type="page"/>
      </w:r>
    </w:p>
    <w:p w:rsidR="007D5AAC" w:rsidRDefault="00711889" w:rsidP="00C97F2A">
      <w:pPr>
        <w:pStyle w:val="a5"/>
        <w:numPr>
          <w:ilvl w:val="0"/>
          <w:numId w:val="1"/>
        </w:numPr>
        <w:ind w:hangingChars="200"/>
        <w:outlineLvl w:val="0"/>
      </w:pPr>
      <w:bookmarkStart w:id="1" w:name="_Toc17373611"/>
      <w:r>
        <w:lastRenderedPageBreak/>
        <w:t>一般性规则</w:t>
      </w:r>
      <w:bookmarkEnd w:id="1"/>
    </w:p>
    <w:p w:rsidR="00D002EB" w:rsidRDefault="00D002EB" w:rsidP="00D002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日期格式</w:t>
      </w:r>
      <w:r>
        <w:rPr>
          <w:rFonts w:hint="eastAsia"/>
        </w:rPr>
        <w:t>: yyyy-MM-dd</w:t>
      </w:r>
      <w:r>
        <w:rPr>
          <w:rFonts w:hint="eastAsia"/>
        </w:rPr>
        <w:t>，单价格式：</w:t>
      </w:r>
      <w:r>
        <w:rPr>
          <w:rFonts w:hint="eastAsia"/>
        </w:rPr>
        <w:t>#,##0.00</w:t>
      </w:r>
      <w:r>
        <w:rPr>
          <w:rFonts w:hint="eastAsia"/>
        </w:rPr>
        <w:t>，金额格式</w:t>
      </w:r>
      <w:r>
        <w:rPr>
          <w:rFonts w:hint="eastAsia"/>
        </w:rPr>
        <w:t>: #,##0.00</w:t>
      </w:r>
      <w:r>
        <w:rPr>
          <w:rFonts w:hint="eastAsia"/>
        </w:rPr>
        <w:t>，数量格式</w:t>
      </w:r>
      <w:r>
        <w:rPr>
          <w:rFonts w:hint="eastAsia"/>
        </w:rPr>
        <w:t>: ##0.00</w:t>
      </w:r>
    </w:p>
    <w:p w:rsidR="00D002EB" w:rsidRDefault="00D002EB" w:rsidP="00D002EB">
      <w:pPr>
        <w:pStyle w:val="a5"/>
        <w:ind w:left="780" w:firstLineChars="0" w:firstLine="0"/>
      </w:pPr>
      <w:r>
        <w:rPr>
          <w:rFonts w:hint="eastAsia"/>
        </w:rPr>
        <w:t>也就是说，单价</w:t>
      </w:r>
      <w:r>
        <w:rPr>
          <w:rFonts w:hint="eastAsia"/>
        </w:rPr>
        <w:t>2</w:t>
      </w:r>
      <w:r>
        <w:rPr>
          <w:rFonts w:hint="eastAsia"/>
        </w:rPr>
        <w:t>位小数，金额</w:t>
      </w:r>
      <w:r>
        <w:rPr>
          <w:rFonts w:hint="eastAsia"/>
        </w:rPr>
        <w:t>2</w:t>
      </w:r>
      <w:r>
        <w:rPr>
          <w:rFonts w:hint="eastAsia"/>
        </w:rPr>
        <w:t>位小数，数量</w:t>
      </w:r>
      <w:r>
        <w:rPr>
          <w:rFonts w:hint="eastAsia"/>
        </w:rPr>
        <w:t xml:space="preserve"> 2 </w:t>
      </w:r>
      <w:r>
        <w:rPr>
          <w:rFonts w:hint="eastAsia"/>
        </w:rPr>
        <w:t>位小数</w:t>
      </w:r>
    </w:p>
    <w:p w:rsidR="00D002EB" w:rsidRDefault="00D002EB" w:rsidP="00D002EB">
      <w:pPr>
        <w:pStyle w:val="a5"/>
        <w:numPr>
          <w:ilvl w:val="0"/>
          <w:numId w:val="2"/>
        </w:numPr>
        <w:ind w:firstLineChars="0"/>
      </w:pPr>
      <w:r>
        <w:t>奖金计算期间</w:t>
      </w:r>
      <w:r>
        <w:rPr>
          <w:rFonts w:hint="eastAsia"/>
        </w:rPr>
        <w:t xml:space="preserve">: </w:t>
      </w:r>
      <w:r>
        <w:rPr>
          <w:rFonts w:hint="eastAsia"/>
        </w:rPr>
        <w:t>自然月份</w:t>
      </w:r>
      <w:r w:rsidR="00087F10">
        <w:rPr>
          <w:rFonts w:hint="eastAsia"/>
        </w:rPr>
        <w:t>，即每个月</w:t>
      </w:r>
      <w:r w:rsidR="00087F10">
        <w:rPr>
          <w:rFonts w:hint="eastAsia"/>
        </w:rPr>
        <w:t>1</w:t>
      </w:r>
      <w:r w:rsidR="00087F10">
        <w:rPr>
          <w:rFonts w:hint="eastAsia"/>
        </w:rPr>
        <w:t>号到月底</w:t>
      </w:r>
      <w:r>
        <w:rPr>
          <w:rFonts w:hint="eastAsia"/>
        </w:rPr>
        <w:t>。</w:t>
      </w:r>
    </w:p>
    <w:p w:rsidR="00CD5048" w:rsidRDefault="00CD5048" w:rsidP="00D002EB">
      <w:pPr>
        <w:pStyle w:val="a5"/>
        <w:numPr>
          <w:ilvl w:val="0"/>
          <w:numId w:val="2"/>
        </w:numPr>
        <w:ind w:firstLineChars="0"/>
        <w:rPr>
          <w:ins w:id="2" w:author="andrew" w:date="2019-08-22T13:25:00Z"/>
          <w:rFonts w:hint="eastAsia"/>
        </w:rPr>
      </w:pPr>
      <w:ins w:id="3" w:author="andrew" w:date="2019-08-22T13:24:00Z">
        <w:r>
          <w:rPr>
            <w:rFonts w:hint="eastAsia"/>
          </w:rPr>
          <w:t>经销商业务关系：</w:t>
        </w:r>
      </w:ins>
    </w:p>
    <w:p w:rsidR="00CD5048" w:rsidRDefault="00CD5048" w:rsidP="00CD5048">
      <w:pPr>
        <w:pStyle w:val="a5"/>
        <w:ind w:left="780" w:firstLineChars="0" w:firstLine="0"/>
        <w:rPr>
          <w:ins w:id="4" w:author="andrew" w:date="2019-08-22T13:26:00Z"/>
          <w:rFonts w:hint="eastAsia"/>
        </w:rPr>
        <w:pPrChange w:id="5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6" w:author="andrew" w:date="2019-08-22T13:27:00Z">
        <w:r>
          <w:rPr>
            <w:rFonts w:hint="eastAsia"/>
          </w:rPr>
          <w:t>这里所说的</w:t>
        </w:r>
      </w:ins>
      <w:ins w:id="7" w:author="andrew" w:date="2019-08-22T13:25:00Z">
        <w:r>
          <w:rPr>
            <w:rFonts w:hint="eastAsia"/>
          </w:rPr>
          <w:t>业务关系包含：订单</w:t>
        </w:r>
      </w:ins>
      <w:ins w:id="8" w:author="andrew" w:date="2019-08-22T13:26:00Z">
        <w:r>
          <w:rPr>
            <w:rFonts w:hint="eastAsia"/>
          </w:rPr>
          <w:t>提交</w:t>
        </w:r>
      </w:ins>
      <w:ins w:id="9" w:author="andrew" w:date="2019-08-22T13:25:00Z">
        <w:r>
          <w:rPr>
            <w:rFonts w:hint="eastAsia"/>
          </w:rPr>
          <w:t>、付款单（包含货款、保证金、</w:t>
        </w:r>
      </w:ins>
      <w:ins w:id="10" w:author="andrew" w:date="2019-08-22T13:26:00Z">
        <w:r>
          <w:rPr>
            <w:rFonts w:hint="eastAsia"/>
          </w:rPr>
          <w:t>代交保证金</w:t>
        </w:r>
      </w:ins>
      <w:ins w:id="11" w:author="andrew" w:date="2019-08-22T13:25:00Z">
        <w:r>
          <w:rPr>
            <w:rFonts w:hint="eastAsia"/>
          </w:rPr>
          <w:t>）</w:t>
        </w:r>
      </w:ins>
      <w:ins w:id="12" w:author="andrew" w:date="2019-08-22T13:26:00Z">
        <w:r>
          <w:rPr>
            <w:rFonts w:hint="eastAsia"/>
          </w:rPr>
          <w:t>提交</w:t>
        </w:r>
      </w:ins>
      <w:ins w:id="13" w:author="andrew" w:date="2019-08-22T13:25:00Z">
        <w:r>
          <w:rPr>
            <w:rFonts w:hint="eastAsia"/>
          </w:rPr>
          <w:t>、</w:t>
        </w:r>
      </w:ins>
      <w:ins w:id="14" w:author="andrew" w:date="2019-08-22T13:26:00Z">
        <w:r>
          <w:rPr>
            <w:rFonts w:hint="eastAsia"/>
          </w:rPr>
          <w:t>直推奖金发放、团队奖金发放。</w:t>
        </w:r>
      </w:ins>
    </w:p>
    <w:p w:rsidR="00CD5048" w:rsidRDefault="00CD5048" w:rsidP="00CD5048">
      <w:pPr>
        <w:pStyle w:val="a5"/>
        <w:ind w:left="780" w:firstLineChars="0" w:firstLine="0"/>
        <w:rPr>
          <w:ins w:id="15" w:author="andrew" w:date="2019-08-22T13:24:00Z"/>
          <w:rFonts w:hint="eastAsia"/>
        </w:rPr>
        <w:pPrChange w:id="16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17" w:author="andrew" w:date="2019-08-22T13:26:00Z">
        <w:r>
          <w:rPr>
            <w:rFonts w:hint="eastAsia"/>
          </w:rPr>
          <w:t>其中</w:t>
        </w:r>
      </w:ins>
      <w:ins w:id="18" w:author="andrew" w:date="2019-08-22T13:27:00Z">
        <w:r>
          <w:rPr>
            <w:rFonts w:hint="eastAsia"/>
          </w:rPr>
          <w:t>订单和付款单是从下往上、直推奖金和团队奖金是从上往下。</w:t>
        </w:r>
      </w:ins>
    </w:p>
    <w:p w:rsidR="00CD5048" w:rsidRDefault="00CD5048" w:rsidP="00CD5048">
      <w:pPr>
        <w:pStyle w:val="a5"/>
        <w:ind w:left="780" w:firstLineChars="0" w:firstLine="0"/>
        <w:rPr>
          <w:ins w:id="19" w:author="andrew" w:date="2019-08-22T13:28:00Z"/>
          <w:rFonts w:hint="eastAsia"/>
        </w:rPr>
        <w:pPrChange w:id="20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21" w:author="andrew" w:date="2019-08-22T13:25:00Z">
        <w:r>
          <w:rPr>
            <w:rFonts w:hint="eastAsia"/>
          </w:rPr>
          <w:t>供货中心与公司之间直接发生业务关系</w:t>
        </w:r>
      </w:ins>
      <w:ins w:id="22" w:author="andrew" w:date="2019-08-22T13:28:00Z">
        <w:r>
          <w:rPr>
            <w:rFonts w:hint="eastAsia"/>
          </w:rPr>
          <w:t>。</w:t>
        </w:r>
      </w:ins>
    </w:p>
    <w:p w:rsidR="00CD5048" w:rsidRDefault="00CD5048" w:rsidP="00CD5048">
      <w:pPr>
        <w:pStyle w:val="a5"/>
        <w:ind w:left="780" w:firstLineChars="0" w:firstLine="0"/>
        <w:rPr>
          <w:ins w:id="23" w:author="andrew" w:date="2019-08-22T13:29:00Z"/>
          <w:rFonts w:hint="eastAsia"/>
        </w:rPr>
        <w:pPrChange w:id="24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25" w:author="andrew" w:date="2019-08-22T13:28:00Z">
        <w:r>
          <w:rPr>
            <w:rFonts w:hint="eastAsia"/>
          </w:rPr>
          <w:t>非供货中心的经销商与上属经销商直接发生业务关系。如果上属经销商离职，则跳过离职的经销商与更上属</w:t>
        </w:r>
      </w:ins>
      <w:ins w:id="26" w:author="andrew" w:date="2019-08-22T13:29:00Z">
        <w:r>
          <w:rPr>
            <w:rFonts w:hint="eastAsia"/>
          </w:rPr>
          <w:t>经销商直接发生业务关系。</w:t>
        </w:r>
      </w:ins>
    </w:p>
    <w:p w:rsidR="00CD5048" w:rsidRPr="00FC6C0C" w:rsidRDefault="00CD5048" w:rsidP="00CD5048">
      <w:pPr>
        <w:pStyle w:val="a5"/>
        <w:ind w:left="780" w:firstLineChars="0" w:firstLine="0"/>
        <w:rPr>
          <w:ins w:id="27" w:author="andrew" w:date="2019-08-22T13:31:00Z"/>
          <w:rFonts w:hint="eastAsia"/>
          <w:b/>
          <w:color w:val="FF0000"/>
          <w:rPrChange w:id="28" w:author="andrew" w:date="2019-08-22T13:36:00Z">
            <w:rPr>
              <w:ins w:id="29" w:author="andrew" w:date="2019-08-22T13:31:00Z"/>
              <w:rFonts w:hint="eastAsia"/>
            </w:rPr>
          </w:rPrChange>
        </w:rPr>
        <w:pPrChange w:id="30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31" w:author="andrew" w:date="2019-08-22T13:29:00Z">
        <w:r w:rsidRPr="00FC6C0C">
          <w:rPr>
            <w:rFonts w:hint="eastAsia"/>
            <w:b/>
            <w:color w:val="FF0000"/>
            <w:rPrChange w:id="32" w:author="andrew" w:date="2019-08-22T13:36:00Z">
              <w:rPr>
                <w:rFonts w:hint="eastAsia"/>
              </w:rPr>
            </w:rPrChange>
          </w:rPr>
          <w:t>非供货中心的经销商，如果没有未离职的上属经销商，</w:t>
        </w:r>
      </w:ins>
      <w:ins w:id="33" w:author="andrew" w:date="2019-08-22T13:30:00Z">
        <w:r w:rsidRPr="00FC6C0C">
          <w:rPr>
            <w:rFonts w:hint="eastAsia"/>
            <w:b/>
            <w:color w:val="FF0000"/>
            <w:rPrChange w:id="34" w:author="andrew" w:date="2019-08-22T13:36:00Z">
              <w:rPr>
                <w:rFonts w:hint="eastAsia"/>
              </w:rPr>
            </w:rPrChange>
          </w:rPr>
          <w:t>输入订单或付款单时会提示：无上属经销商，不能提交订单</w:t>
        </w:r>
        <w:r w:rsidRPr="00FC6C0C">
          <w:rPr>
            <w:rFonts w:hint="eastAsia"/>
            <w:b/>
            <w:color w:val="FF0000"/>
            <w:rPrChange w:id="35" w:author="andrew" w:date="2019-08-22T13:36:00Z">
              <w:rPr>
                <w:rFonts w:hint="eastAsia"/>
              </w:rPr>
            </w:rPrChange>
          </w:rPr>
          <w:t>(</w:t>
        </w:r>
        <w:r w:rsidRPr="00FC6C0C">
          <w:rPr>
            <w:rFonts w:hint="eastAsia"/>
            <w:b/>
            <w:color w:val="FF0000"/>
            <w:rPrChange w:id="36" w:author="andrew" w:date="2019-08-22T13:36:00Z">
              <w:rPr>
                <w:rFonts w:hint="eastAsia"/>
              </w:rPr>
            </w:rPrChange>
          </w:rPr>
          <w:t>或付款单</w:t>
        </w:r>
        <w:r w:rsidRPr="00FC6C0C">
          <w:rPr>
            <w:rFonts w:hint="eastAsia"/>
            <w:b/>
            <w:color w:val="FF0000"/>
            <w:rPrChange w:id="37" w:author="andrew" w:date="2019-08-22T13:36:00Z">
              <w:rPr>
                <w:rFonts w:hint="eastAsia"/>
              </w:rPr>
            </w:rPrChange>
          </w:rPr>
          <w:t>)</w:t>
        </w:r>
      </w:ins>
    </w:p>
    <w:p w:rsidR="00E87544" w:rsidRDefault="00E87544" w:rsidP="00CD5048">
      <w:pPr>
        <w:pStyle w:val="a5"/>
        <w:ind w:left="780" w:firstLineChars="0" w:firstLine="0"/>
        <w:rPr>
          <w:ins w:id="38" w:author="andrew" w:date="2019-08-22T13:31:00Z"/>
          <w:rFonts w:hint="eastAsia"/>
        </w:rPr>
        <w:pPrChange w:id="39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</w:p>
    <w:p w:rsidR="00FC6C0C" w:rsidRDefault="00FC6C0C" w:rsidP="00CD5048">
      <w:pPr>
        <w:pStyle w:val="a5"/>
        <w:ind w:left="780" w:firstLineChars="0" w:firstLine="0"/>
        <w:rPr>
          <w:ins w:id="40" w:author="andrew" w:date="2019-08-22T13:35:00Z"/>
          <w:rFonts w:hint="eastAsia"/>
        </w:rPr>
        <w:pPrChange w:id="41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42" w:author="andrew" w:date="2019-08-22T13:35:00Z">
        <w:r>
          <w:rPr>
            <w:rFonts w:hint="eastAsia"/>
          </w:rPr>
          <w:t>对于退款单，凡是有下级货款的经销商或公司，都可以录入退款单。由收款人确认。</w:t>
        </w:r>
      </w:ins>
    </w:p>
    <w:p w:rsidR="00E87544" w:rsidRDefault="00E87544" w:rsidP="00CD5048">
      <w:pPr>
        <w:pStyle w:val="a5"/>
        <w:ind w:left="780" w:firstLineChars="0" w:firstLine="0"/>
        <w:rPr>
          <w:ins w:id="43" w:author="andrew" w:date="2019-08-22T13:31:00Z"/>
          <w:rFonts w:hint="eastAsia"/>
        </w:rPr>
        <w:pPrChange w:id="44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45" w:author="andrew" w:date="2019-08-22T13:31:00Z">
        <w:r>
          <w:rPr>
            <w:rFonts w:hint="eastAsia"/>
          </w:rPr>
          <w:t>对于加盟单，都是经销商录入，公司后台审核。</w:t>
        </w:r>
      </w:ins>
    </w:p>
    <w:p w:rsidR="00E87544" w:rsidRDefault="00E87544" w:rsidP="00CD5048">
      <w:pPr>
        <w:pStyle w:val="a5"/>
        <w:ind w:left="780" w:firstLineChars="0" w:firstLine="0"/>
        <w:rPr>
          <w:ins w:id="46" w:author="andrew" w:date="2019-08-22T13:32:00Z"/>
          <w:rFonts w:hint="eastAsia"/>
        </w:rPr>
        <w:pPrChange w:id="47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48" w:author="andrew" w:date="2019-08-22T13:31:00Z">
        <w:r>
          <w:rPr>
            <w:rFonts w:hint="eastAsia"/>
          </w:rPr>
          <w:t>注销单是经销商本人录入，由</w:t>
        </w:r>
      </w:ins>
      <w:ins w:id="49" w:author="andrew" w:date="2019-08-22T13:32:00Z">
        <w:r>
          <w:rPr>
            <w:rFonts w:hint="eastAsia"/>
          </w:rPr>
          <w:t>注销的经销商</w:t>
        </w:r>
      </w:ins>
      <w:ins w:id="50" w:author="andrew" w:date="2019-08-22T13:31:00Z">
        <w:r>
          <w:rPr>
            <w:rFonts w:hint="eastAsia"/>
          </w:rPr>
          <w:t>货款所在</w:t>
        </w:r>
      </w:ins>
      <w:ins w:id="51" w:author="andrew" w:date="2019-08-22T13:32:00Z">
        <w:r>
          <w:rPr>
            <w:rFonts w:hint="eastAsia"/>
          </w:rPr>
          <w:t>经销商退货款，再由公司退保证金并审核。</w:t>
        </w:r>
      </w:ins>
    </w:p>
    <w:p w:rsidR="00E87544" w:rsidRDefault="00FC6C0C" w:rsidP="00CD5048">
      <w:pPr>
        <w:pStyle w:val="a5"/>
        <w:ind w:left="780" w:firstLineChars="0" w:firstLine="0"/>
        <w:rPr>
          <w:ins w:id="52" w:author="andrew" w:date="2019-08-22T13:33:00Z"/>
          <w:rFonts w:hint="eastAsia"/>
        </w:rPr>
        <w:pPrChange w:id="53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54" w:author="andrew" w:date="2019-08-22T13:32:00Z">
        <w:r>
          <w:rPr>
            <w:rFonts w:hint="eastAsia"/>
          </w:rPr>
          <w:t>处罚单可以由任何</w:t>
        </w:r>
      </w:ins>
      <w:ins w:id="55" w:author="andrew" w:date="2019-08-22T13:33:00Z">
        <w:r>
          <w:rPr>
            <w:rFonts w:hint="eastAsia"/>
          </w:rPr>
          <w:t>经销商录入，也可以后台直接录入，由公司后台审核。</w:t>
        </w:r>
      </w:ins>
    </w:p>
    <w:p w:rsidR="00FC6C0C" w:rsidRDefault="00FC6C0C" w:rsidP="00CD5048">
      <w:pPr>
        <w:pStyle w:val="a5"/>
        <w:ind w:left="780" w:firstLineChars="0" w:firstLine="0"/>
        <w:rPr>
          <w:ins w:id="56" w:author="andrew" w:date="2019-08-22T13:33:00Z"/>
          <w:rFonts w:hint="eastAsia"/>
        </w:rPr>
        <w:pPrChange w:id="57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</w:p>
    <w:p w:rsidR="00FC6C0C" w:rsidRDefault="00FC6C0C" w:rsidP="00CD5048">
      <w:pPr>
        <w:pStyle w:val="a5"/>
        <w:ind w:left="780" w:firstLineChars="0" w:firstLine="0"/>
        <w:rPr>
          <w:ins w:id="58" w:author="andrew" w:date="2019-08-22T13:35:00Z"/>
          <w:rFonts w:hint="eastAsia"/>
        </w:rPr>
        <w:pPrChange w:id="59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  <w:ins w:id="60" w:author="andrew" w:date="2019-08-22T13:33:00Z">
        <w:r>
          <w:rPr>
            <w:rFonts w:hint="eastAsia"/>
          </w:rPr>
          <w:t>经销商非重要个人资料可以个人自己在</w:t>
        </w:r>
        <w:r>
          <w:rPr>
            <w:rFonts w:hint="eastAsia"/>
          </w:rPr>
          <w:t>app</w:t>
        </w:r>
        <w:r>
          <w:rPr>
            <w:rFonts w:hint="eastAsia"/>
          </w:rPr>
          <w:t>上修改，但是重要资料需要公司后台录入资料变更申请单，并在公司后台审核。</w:t>
        </w:r>
      </w:ins>
    </w:p>
    <w:p w:rsidR="00FC6C0C" w:rsidRDefault="00FC6C0C" w:rsidP="00CD5048">
      <w:pPr>
        <w:pStyle w:val="a5"/>
        <w:ind w:left="780" w:firstLineChars="0" w:firstLine="0"/>
        <w:rPr>
          <w:ins w:id="61" w:author="andrew" w:date="2019-08-22T13:24:00Z"/>
          <w:rFonts w:hint="eastAsia"/>
        </w:rPr>
        <w:pPrChange w:id="62" w:author="andrew" w:date="2019-08-22T13:25:00Z">
          <w:pPr>
            <w:pStyle w:val="a5"/>
            <w:numPr>
              <w:numId w:val="2"/>
            </w:numPr>
            <w:ind w:left="780" w:firstLineChars="0" w:hanging="360"/>
          </w:pPr>
        </w:pPrChange>
      </w:pPr>
    </w:p>
    <w:p w:rsidR="00D002EB" w:rsidRDefault="00EF58FB" w:rsidP="00D002EB">
      <w:pPr>
        <w:pStyle w:val="a5"/>
        <w:numPr>
          <w:ilvl w:val="0"/>
          <w:numId w:val="2"/>
        </w:numPr>
        <w:ind w:firstLineChars="0"/>
      </w:pPr>
      <w:r>
        <w:t>查询列表画面一般性说明</w:t>
      </w:r>
      <w:r>
        <w:rPr>
          <w:rFonts w:hint="eastAsia"/>
        </w:rPr>
        <w:t>：</w:t>
      </w:r>
    </w:p>
    <w:p w:rsidR="00EF58FB" w:rsidRDefault="00EF58FB" w:rsidP="00EF58FB">
      <w:pPr>
        <w:pStyle w:val="a5"/>
        <w:ind w:left="780" w:firstLineChars="0" w:firstLine="0"/>
      </w:pPr>
      <w:r>
        <w:rPr>
          <w:rFonts w:hint="eastAsia"/>
        </w:rPr>
        <w:t>所有查询画面，如果不特殊说明</w:t>
      </w:r>
      <w:r w:rsidR="00450381">
        <w:rPr>
          <w:rFonts w:hint="eastAsia"/>
        </w:rPr>
        <w:t>，以下操作按照下面的方式进行：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进入画面</w:t>
      </w:r>
      <w:r>
        <w:rPr>
          <w:rFonts w:hint="eastAsia"/>
        </w:rPr>
        <w:t>：显示空</w:t>
      </w:r>
      <w:r w:rsidR="00E770ED">
        <w:rPr>
          <w:rFonts w:hint="eastAsia"/>
        </w:rPr>
        <w:t>查询结果列表</w:t>
      </w:r>
      <w:r>
        <w:rPr>
          <w:rFonts w:hint="eastAsia"/>
        </w:rPr>
        <w:t>画面。简单查询条件显示默认条件。</w:t>
      </w:r>
      <w:r w:rsidR="00E770ED">
        <w:rPr>
          <w:rFonts w:hint="eastAsia"/>
        </w:rPr>
        <w:t>如果有查询方案树，会在查询方案树中显示预设的查询方案，并选中第一个查询方案，且查询结果画面显示按照查询方案查询的数据。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</w:t>
      </w:r>
      <w:r w:rsidR="00E770ED">
        <w:rPr>
          <w:rFonts w:hint="eastAsia"/>
        </w:rPr>
        <w:t>弹出或切换到</w:t>
      </w:r>
      <w:r>
        <w:rPr>
          <w:rFonts w:hint="eastAsia"/>
        </w:rPr>
        <w:t>详情画面</w:t>
      </w:r>
      <w:r w:rsidR="00E770ED">
        <w:rPr>
          <w:rFonts w:hint="eastAsia"/>
        </w:rPr>
        <w:t>（参考下面第</w:t>
      </w:r>
      <w:r w:rsidR="00E770ED">
        <w:rPr>
          <w:rFonts w:hint="eastAsia"/>
        </w:rPr>
        <w:t>4</w:t>
      </w:r>
      <w:r w:rsidR="00E770ED">
        <w:rPr>
          <w:rFonts w:hint="eastAsia"/>
        </w:rPr>
        <w:t>条）</w:t>
      </w:r>
      <w:r>
        <w:rPr>
          <w:rFonts w:hint="eastAsia"/>
        </w:rPr>
        <w:t>，且详情画面进入新增模式。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查询</w:t>
      </w:r>
      <w:r>
        <w:rPr>
          <w:rFonts w:hint="eastAsia"/>
        </w:rPr>
        <w:t>：使用界面上的检查查询条件进行查询，结果显示到查询结果列表中。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高级查询</w:t>
      </w:r>
      <w:r>
        <w:rPr>
          <w:rFonts w:hint="eastAsia"/>
        </w:rPr>
        <w:t>：显示高级查询条件定义窗口，可以在窗口中定义查询方案。</w:t>
      </w:r>
    </w:p>
    <w:p w:rsidR="00450381" w:rsidRDefault="00E770ED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导出</w:t>
      </w:r>
      <w:r>
        <w:rPr>
          <w:rFonts w:hint="eastAsia"/>
        </w:rPr>
        <w:t>：把当前查询结果表格中显示的数据导出成</w:t>
      </w:r>
      <w:r>
        <w:rPr>
          <w:rFonts w:hint="eastAsia"/>
        </w:rPr>
        <w:t>Excel</w:t>
      </w:r>
    </w:p>
    <w:p w:rsidR="00E770ED" w:rsidRDefault="00E770ED" w:rsidP="00E770ED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删除</w:t>
      </w:r>
      <w:r>
        <w:rPr>
          <w:rFonts w:hint="eastAsia"/>
        </w:rPr>
        <w:t>：提示用户</w:t>
      </w:r>
      <w:r>
        <w:rPr>
          <w:rFonts w:hint="eastAsia"/>
        </w:rPr>
        <w:t xml:space="preserve">: </w:t>
      </w:r>
      <w:r>
        <w:rPr>
          <w:rFonts w:hint="eastAsia"/>
        </w:rPr>
        <w:t>是否确定要删除选定的资料，如果用户选择否，则不做任何动作。选择是，则检查数据是否可以删除，如果不能删除，提示错误原因，否则删除选中的数据，并刷新查询结果表格。</w:t>
      </w:r>
    </w:p>
    <w:p w:rsidR="00E770ED" w:rsidRDefault="00E770ED" w:rsidP="00E770ED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t>双击查询结果列表：</w:t>
      </w:r>
      <w:r w:rsidRPr="00E770ED">
        <w:rPr>
          <w:rFonts w:hint="eastAsia"/>
        </w:rPr>
        <w:t>弹出</w:t>
      </w:r>
      <w:r>
        <w:rPr>
          <w:rFonts w:hint="eastAsia"/>
        </w:rPr>
        <w:t>或切换到详情画面，并在画面中显示查询结果列表中选中的数据记录。</w:t>
      </w:r>
    </w:p>
    <w:p w:rsidR="00EF58FB" w:rsidRDefault="00EF58FB" w:rsidP="00D002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详情画面一般性说明：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</w:t>
      </w:r>
      <w:r w:rsidR="00D764FD">
        <w:rPr>
          <w:rFonts w:hint="eastAsia"/>
        </w:rPr>
        <w:t>只有浏览模式下可用。</w:t>
      </w:r>
      <w:r>
        <w:rPr>
          <w:rFonts w:hint="eastAsia"/>
        </w:rPr>
        <w:t>使用具体模块界面要素说明中的默认值填充各字段，并进入新增模式。允许用户修改。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修改</w:t>
      </w:r>
      <w:r>
        <w:rPr>
          <w:rFonts w:hint="eastAsia"/>
        </w:rPr>
        <w:t>：</w:t>
      </w:r>
      <w:r w:rsidR="00D764FD">
        <w:rPr>
          <w:rFonts w:hint="eastAsia"/>
        </w:rPr>
        <w:t>只有浏览模式下可用。从浏览模式变成修改模式，允许用户修改当前显示的数据。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保存</w:t>
      </w:r>
      <w:r>
        <w:rPr>
          <w:rFonts w:hint="eastAsia"/>
        </w:rPr>
        <w:t>：</w:t>
      </w:r>
      <w:r w:rsidR="00D764FD">
        <w:rPr>
          <w:rFonts w:hint="eastAsia"/>
        </w:rPr>
        <w:t>只有新增或保存模式下可用。保存正在新增或修改的数据。先根据界面要素说明中的必填性和唯一性检查数据是否正确，如果不正确，提示相应的错误信息。</w:t>
      </w:r>
      <w:r w:rsidR="00D764FD">
        <w:rPr>
          <w:rFonts w:hint="eastAsia"/>
        </w:rPr>
        <w:lastRenderedPageBreak/>
        <w:t>否则显示数据保存成功，且数据仍然保留在详情画面上，画面进入浏览模式，用户不能修改。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删除</w:t>
      </w:r>
      <w:r>
        <w:rPr>
          <w:rFonts w:hint="eastAsia"/>
        </w:rPr>
        <w:t>：</w:t>
      </w:r>
      <w:r w:rsidR="00D764FD">
        <w:rPr>
          <w:rFonts w:hint="eastAsia"/>
        </w:rPr>
        <w:t>只有在浏览模式才可用。提示用户：是否确定要删除当前的资料，如果用户选是，则删除当前显示的数据，且进入新增模式。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刷新</w:t>
      </w:r>
      <w:r>
        <w:rPr>
          <w:rFonts w:hint="eastAsia"/>
        </w:rPr>
        <w:t>：</w:t>
      </w:r>
      <w:r w:rsidR="00D764FD">
        <w:rPr>
          <w:rFonts w:hint="eastAsia"/>
        </w:rPr>
        <w:t>重新从数据库加载当前显示的数据，浏览模式下可用。</w:t>
      </w:r>
    </w:p>
    <w:p w:rsidR="00E770ED" w:rsidRDefault="00E770ED" w:rsidP="00E770ED">
      <w:pPr>
        <w:pStyle w:val="a5"/>
        <w:ind w:left="780" w:firstLineChars="0" w:firstLine="0"/>
      </w:pPr>
      <w:r w:rsidRPr="00102712">
        <w:rPr>
          <w:rFonts w:hint="eastAsia"/>
          <w:b/>
          <w:sz w:val="24"/>
          <w:szCs w:val="24"/>
        </w:rPr>
        <w:t>复制</w:t>
      </w:r>
      <w:r>
        <w:rPr>
          <w:rFonts w:hint="eastAsia"/>
        </w:rPr>
        <w:t>：</w:t>
      </w:r>
      <w:r w:rsidR="00102712">
        <w:rPr>
          <w:rFonts w:hint="eastAsia"/>
        </w:rPr>
        <w:t>只有浏览模式下可用。</w:t>
      </w:r>
      <w:r w:rsidR="00D764FD">
        <w:rPr>
          <w:rFonts w:hint="eastAsia"/>
        </w:rPr>
        <w:t>进入新增模式，且用当前显示的数据填写各栏位（编号等自动生成的栏位除外）</w:t>
      </w:r>
    </w:p>
    <w:p w:rsidR="00E770ED" w:rsidRDefault="00E770ED" w:rsidP="00D002EB">
      <w:pPr>
        <w:pStyle w:val="a5"/>
        <w:numPr>
          <w:ilvl w:val="0"/>
          <w:numId w:val="2"/>
        </w:numPr>
        <w:ind w:firstLineChars="0"/>
      </w:pPr>
    </w:p>
    <w:p w:rsidR="00711889" w:rsidRDefault="004A0B76" w:rsidP="00C97F2A">
      <w:pPr>
        <w:pStyle w:val="a5"/>
        <w:numPr>
          <w:ilvl w:val="0"/>
          <w:numId w:val="1"/>
        </w:numPr>
        <w:ind w:hangingChars="200"/>
        <w:outlineLvl w:val="0"/>
      </w:pPr>
      <w:bookmarkStart w:id="63" w:name="_Toc17373612"/>
      <w:r>
        <w:rPr>
          <w:rFonts w:hint="eastAsia"/>
        </w:rPr>
        <w:t>用户登录</w:t>
      </w:r>
      <w:bookmarkEnd w:id="63"/>
    </w:p>
    <w:p w:rsidR="00087F10" w:rsidRDefault="00087F10" w:rsidP="00087F1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界面截图</w:t>
      </w:r>
    </w:p>
    <w:p w:rsidR="003502DB" w:rsidRPr="003502DB" w:rsidRDefault="003502DB" w:rsidP="003502DB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241800" cy="2336800"/>
            <wp:effectExtent l="0" t="0" r="6350" b="6350"/>
            <wp:docPr id="5" name="图片 5" descr="C:\Users\andrew\AppData\Roaming\Tencent\Users\358399800\QQ\WinTemp\RichOle\~L`[7(`V~_XTXDMN9$VJ2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~L`[7(`V~_XTXDMN9$VJ2R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70" cy="23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2DB" w:rsidRDefault="003502DB" w:rsidP="003502DB"/>
    <w:p w:rsidR="00087F10" w:rsidRDefault="00087F10" w:rsidP="00087F1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界面要素说明</w:t>
      </w:r>
    </w:p>
    <w:p w:rsidR="00087F10" w:rsidRDefault="00087F10" w:rsidP="00087F1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界面操作说明</w:t>
      </w:r>
    </w:p>
    <w:p w:rsidR="00E608EB" w:rsidRDefault="00E608EB" w:rsidP="00E608E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确定：</w:t>
      </w:r>
    </w:p>
    <w:p w:rsidR="00E608EB" w:rsidRDefault="00E608EB" w:rsidP="00E608EB">
      <w:pPr>
        <w:pStyle w:val="a5"/>
        <w:ind w:left="1140" w:firstLineChars="0" w:firstLine="0"/>
      </w:pPr>
      <w:r>
        <w:rPr>
          <w:rFonts w:hint="eastAsia"/>
        </w:rPr>
        <w:t>检查是否有新版本，如果有新版本，提示并下载新版本，重新启动系统。</w:t>
      </w:r>
    </w:p>
    <w:p w:rsidR="00E608EB" w:rsidRDefault="00E608EB" w:rsidP="00E608EB">
      <w:pPr>
        <w:pStyle w:val="a5"/>
        <w:ind w:left="1140" w:firstLineChars="0" w:firstLine="0"/>
      </w:pPr>
      <w:r>
        <w:rPr>
          <w:rFonts w:hint="eastAsia"/>
        </w:rPr>
        <w:t>检查用户是否已经在其它地方登录</w:t>
      </w:r>
      <w:r w:rsidR="00221CD5">
        <w:rPr>
          <w:rFonts w:hint="eastAsia"/>
        </w:rPr>
        <w:t>，如果</w:t>
      </w:r>
      <w:r w:rsidR="00B72C3B">
        <w:rPr>
          <w:rFonts w:hint="eastAsia"/>
        </w:rPr>
        <w:t>已经登录，提示用户是否强制登录，如果强制登录，则将原用户踢出系统，并继续当前登录过程。否则退出登录。</w:t>
      </w:r>
    </w:p>
    <w:p w:rsidR="00B72C3B" w:rsidRDefault="00B72C3B" w:rsidP="00E608EB">
      <w:pPr>
        <w:pStyle w:val="a5"/>
        <w:ind w:left="1140" w:firstLineChars="0" w:firstLine="0"/>
        <w:rPr>
          <w:ins w:id="64" w:author="andrew" w:date="2019-08-20T12:13:00Z"/>
        </w:rPr>
      </w:pPr>
      <w:r>
        <w:rPr>
          <w:rFonts w:hint="eastAsia"/>
        </w:rPr>
        <w:t>检查用户名或</w:t>
      </w:r>
      <w:commentRangeStart w:id="65"/>
      <w:r>
        <w:rPr>
          <w:rFonts w:hint="eastAsia"/>
        </w:rPr>
        <w:t>密码</w:t>
      </w:r>
      <w:commentRangeEnd w:id="65"/>
      <w:r w:rsidR="0089197E">
        <w:rPr>
          <w:rStyle w:val="a9"/>
        </w:rPr>
        <w:commentReference w:id="65"/>
      </w:r>
      <w:r>
        <w:rPr>
          <w:rFonts w:hint="eastAsia"/>
        </w:rPr>
        <w:t>是否正确，如果不正确，则提示用户名或密码错误。如果正确，则进入系统主界面。</w:t>
      </w:r>
    </w:p>
    <w:p w:rsidR="00B23829" w:rsidRDefault="00B23829" w:rsidP="00E608EB">
      <w:pPr>
        <w:pStyle w:val="a5"/>
        <w:ind w:left="1140" w:firstLineChars="0" w:firstLine="0"/>
      </w:pPr>
      <w:ins w:id="66" w:author="andrew" w:date="2019-08-20T12:14:00Z">
        <w:r>
          <w:rPr>
            <w:rFonts w:hint="eastAsia"/>
          </w:rPr>
          <w:t>输入密码错误</w:t>
        </w:r>
        <w:r>
          <w:rPr>
            <w:rFonts w:hint="eastAsia"/>
          </w:rPr>
          <w:t>3</w:t>
        </w:r>
        <w:r>
          <w:rPr>
            <w:rFonts w:hint="eastAsia"/>
          </w:rPr>
          <w:t>次，则用户账号被锁定，需要在后台解锁才能再次登录。</w:t>
        </w:r>
      </w:ins>
    </w:p>
    <w:p w:rsidR="00E608EB" w:rsidRDefault="00E608EB" w:rsidP="00E608E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取消：退出程序。</w:t>
      </w:r>
    </w:p>
    <w:p w:rsidR="00E608EB" w:rsidRDefault="00E608EB" w:rsidP="00B72C3B"/>
    <w:p w:rsidR="004A0B76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67" w:name="_Toc17373613"/>
      <w:r>
        <w:t>角色和权限管理</w:t>
      </w:r>
      <w:bookmarkEnd w:id="67"/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界面截图</w:t>
      </w:r>
    </w:p>
    <w:p w:rsidR="00971486" w:rsidRDefault="00971486" w:rsidP="00971486">
      <w:pPr>
        <w:pStyle w:val="a5"/>
        <w:ind w:left="142" w:firstLineChars="0" w:firstLine="0"/>
      </w:pPr>
      <w:r>
        <w:rPr>
          <w:rFonts w:hint="eastAsia"/>
        </w:rPr>
        <w:t>(1)</w:t>
      </w:r>
      <w:r>
        <w:rPr>
          <w:rFonts w:hint="eastAsia"/>
        </w:rPr>
        <w:t>查询列表</w:t>
      </w:r>
    </w:p>
    <w:p w:rsidR="00956DAE" w:rsidRDefault="00956DAE" w:rsidP="00956DAE">
      <w:pPr>
        <w:pStyle w:val="a5"/>
        <w:widowControl/>
        <w:ind w:leftChars="67" w:left="141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67400" cy="2190750"/>
            <wp:effectExtent l="0" t="0" r="0" b="0"/>
            <wp:docPr id="1" name="图片 1" descr="C:\Users\andrew\AppData\Roaming\Tencent\Users\358399800\QQ\WinTemp\RichOle\G{OQUE}3656WTXP}CRM]6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G{OQUE}3656WTXP}CRM]6$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86" w:rsidRPr="00971486" w:rsidRDefault="00971486" w:rsidP="00956DAE">
      <w:pPr>
        <w:pStyle w:val="a5"/>
        <w:widowControl/>
        <w:ind w:leftChars="67" w:left="141" w:firstLineChars="0" w:firstLine="0"/>
        <w:jc w:val="left"/>
      </w:pPr>
      <w:r w:rsidRPr="00971486">
        <w:rPr>
          <w:rFonts w:hint="eastAsia"/>
        </w:rPr>
        <w:t>(2)</w:t>
      </w:r>
      <w:r>
        <w:rPr>
          <w:rFonts w:hint="eastAsia"/>
        </w:rPr>
        <w:t>详情画面</w:t>
      </w:r>
    </w:p>
    <w:p w:rsidR="00956DAE" w:rsidRDefault="00956DAE" w:rsidP="00956DA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3100" cy="2349500"/>
            <wp:effectExtent l="0" t="0" r="0" b="0"/>
            <wp:docPr id="2" name="图片 2" descr="C:\Users\andrew\AppData\Roaming\Tencent\Users\358399800\QQ\WinTemp\RichOle\{YM36{Z$3U_ZXFE8YKVP{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{YM36{Z$3U_ZXFE8YKVP{)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DAE" w:rsidRDefault="00956DAE" w:rsidP="00956D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9800" cy="2800350"/>
            <wp:effectExtent l="0" t="0" r="0" b="0"/>
            <wp:docPr id="3" name="图片 3" descr="C:\Users\andrew\AppData\Roaming\Tencent\Users\358399800\QQ\WinTemp\RichOle\JXTAZEQ6$O8Z4$W@}5VI}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JXTAZEQ6$O8Z4$W@}5VI}F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88" cy="280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DAE" w:rsidRPr="00956DAE" w:rsidRDefault="00956DAE" w:rsidP="00956D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EF58FB" w:rsidTr="00EF58FB"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EF58FB" w:rsidTr="00EF58FB"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角色名称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</w:tr>
      <w:tr w:rsidR="00EF58FB" w:rsidTr="00EF58FB"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lastRenderedPageBreak/>
              <w:t>状态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已删除</w:t>
            </w:r>
          </w:p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>
            <w:r>
              <w:rPr>
                <w:rFonts w:hint="eastAsia"/>
              </w:rPr>
              <w:t>正常</w:t>
            </w:r>
          </w:p>
        </w:tc>
        <w:tc>
          <w:tcPr>
            <w:tcW w:w="1421" w:type="dxa"/>
          </w:tcPr>
          <w:p w:rsidR="00EF58FB" w:rsidRDefault="00EF58FB" w:rsidP="00956DAE">
            <w:r>
              <w:rPr>
                <w:rFonts w:hint="eastAsia"/>
              </w:rPr>
              <w:t>只读</w:t>
            </w:r>
          </w:p>
        </w:tc>
      </w:tr>
      <w:tr w:rsidR="00EF58FB" w:rsidTr="00EF58FB"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</w:tr>
    </w:tbl>
    <w:p w:rsidR="00956DAE" w:rsidRDefault="00956DAE" w:rsidP="00956DAE">
      <w:pPr>
        <w:ind w:left="420"/>
      </w:pPr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界面操作说明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列表画面：</w:t>
      </w:r>
    </w:p>
    <w:p w:rsidR="00EF58FB" w:rsidRDefault="00971486" w:rsidP="00EF58FB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EF58FB" w:rsidRDefault="00971486" w:rsidP="00971486">
      <w:pPr>
        <w:pStyle w:val="a5"/>
        <w:ind w:left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971486" w:rsidRDefault="00971486" w:rsidP="00971486">
      <w:pPr>
        <w:pStyle w:val="a5"/>
        <w:ind w:left="360"/>
      </w:pPr>
      <w:r>
        <w:rPr>
          <w:rFonts w:hint="eastAsia"/>
        </w:rPr>
        <w:t>已删除状态不能修改、删除。</w:t>
      </w:r>
    </w:p>
    <w:p w:rsidR="00971486" w:rsidRDefault="00E37F6A" w:rsidP="00971486">
      <w:pPr>
        <w:pStyle w:val="a5"/>
        <w:ind w:left="360"/>
      </w:pPr>
      <w:r>
        <w:rPr>
          <w:rFonts w:hint="eastAsia"/>
        </w:rPr>
        <w:t>显示详情时，功能权限表格中，如果某个模块没有某个功能时，那个权限无法勾选。</w:t>
      </w:r>
    </w:p>
    <w:p w:rsidR="00E37F6A" w:rsidRDefault="00E37F6A" w:rsidP="00971486">
      <w:pPr>
        <w:pStyle w:val="a5"/>
        <w:ind w:left="360"/>
      </w:pPr>
      <w:r>
        <w:rPr>
          <w:rFonts w:hint="eastAsia"/>
        </w:rPr>
        <w:t>点击相应权限（如进入、查询等）的列头，可以选择所有模块的这个操作的权限，如果再次点击，则取消选择所有模块的这个操作。</w:t>
      </w:r>
    </w:p>
    <w:p w:rsidR="00E37F6A" w:rsidRDefault="00E37F6A" w:rsidP="00E37F6A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添加用户</w:t>
      </w:r>
      <w:r>
        <w:rPr>
          <w:rFonts w:hint="eastAsia"/>
        </w:rPr>
        <w:t>：显示</w:t>
      </w:r>
      <w:r w:rsidRPr="00E37F6A">
        <w:rPr>
          <w:rFonts w:hint="eastAsia"/>
        </w:rPr>
        <w:t>选择用户对话框，可以根据用户</w:t>
      </w:r>
      <w:r>
        <w:rPr>
          <w:rFonts w:hint="eastAsia"/>
        </w:rPr>
        <w:t>名查询用户。选择用户按确定后，如果用户列表中不存在此用户，则将此用户加入用户列表中。</w:t>
      </w:r>
    </w:p>
    <w:p w:rsidR="00E37F6A" w:rsidRDefault="00E37F6A" w:rsidP="00E37F6A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移除用户</w:t>
      </w:r>
      <w:r>
        <w:rPr>
          <w:rFonts w:hint="eastAsia"/>
          <w:b/>
        </w:rPr>
        <w:t>：</w:t>
      </w:r>
      <w:r w:rsidRPr="00E37F6A">
        <w:rPr>
          <w:rFonts w:hint="eastAsia"/>
        </w:rPr>
        <w:t>将选中的用户从用户列表中移除（需要保存后才最终从数据库中移除）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</w:p>
    <w:p w:rsidR="00E608EB" w:rsidRDefault="00E608EB" w:rsidP="00087F10">
      <w:pPr>
        <w:pStyle w:val="a5"/>
        <w:numPr>
          <w:ilvl w:val="0"/>
          <w:numId w:val="4"/>
        </w:numPr>
        <w:ind w:firstLineChars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68" w:name="_Toc17373614"/>
      <w:r>
        <w:rPr>
          <w:rFonts w:hint="eastAsia"/>
        </w:rPr>
        <w:t>用户管理</w:t>
      </w:r>
      <w:bookmarkEnd w:id="68"/>
    </w:p>
    <w:p w:rsidR="00087F10" w:rsidRDefault="00087F10" w:rsidP="00087F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界面截图</w:t>
      </w:r>
    </w:p>
    <w:p w:rsidR="004F4770" w:rsidRPr="004F4770" w:rsidRDefault="004F4770" w:rsidP="004F4770">
      <w:pPr>
        <w:pStyle w:val="a5"/>
        <w:widowControl/>
        <w:ind w:leftChars="135" w:left="283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305219" cy="2228850"/>
            <wp:effectExtent l="0" t="0" r="635" b="0"/>
            <wp:docPr id="6" name="图片 6" descr="C:\Users\andrew\AppData\Roaming\Tencent\Users\358399800\QQ\WinTemp\RichOle\Z1`332%%Y]QHFANNCVJ`4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Z1`332%%Y]QHFANNCVJ`4L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10" cy="22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FB1BF1" w:rsidTr="00326317"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名称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密码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再次输入密码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状态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已删除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>
            <w:r>
              <w:rPr>
                <w:rFonts w:hint="eastAsia"/>
              </w:rPr>
              <w:t>正常</w:t>
            </w:r>
          </w:p>
        </w:tc>
        <w:tc>
          <w:tcPr>
            <w:tcW w:w="1421" w:type="dxa"/>
          </w:tcPr>
          <w:p w:rsidR="00FB1BF1" w:rsidRDefault="00FB1BF1" w:rsidP="00326317">
            <w:r>
              <w:rPr>
                <w:rFonts w:hint="eastAsia"/>
              </w:rPr>
              <w:t>只读</w:t>
            </w:r>
          </w:p>
        </w:tc>
      </w:tr>
      <w:tr w:rsidR="00FB1BF1" w:rsidTr="00326317"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</w:tbl>
    <w:p w:rsidR="00FB1BF1" w:rsidRDefault="00FB1BF1" w:rsidP="00FB1BF1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界面操作说明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t>(1)</w:t>
      </w:r>
      <w:r>
        <w:rPr>
          <w:rFonts w:hint="eastAsia"/>
        </w:rPr>
        <w:t>列表画面：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lastRenderedPageBreak/>
        <w:t>(2)</w:t>
      </w: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已删除状态不能修改、删除。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保存前需要检查密码和再次输入密码是否一致，不一致提示：两次输入的密码不一致。</w:t>
      </w:r>
    </w:p>
    <w:p w:rsidR="00FB1BF1" w:rsidRDefault="00FB1BF1" w:rsidP="00FB1BF1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添加</w:t>
      </w:r>
      <w:r>
        <w:rPr>
          <w:rFonts w:hint="eastAsia"/>
          <w:b/>
          <w:sz w:val="24"/>
          <w:szCs w:val="24"/>
        </w:rPr>
        <w:t>角色</w:t>
      </w:r>
      <w:r>
        <w:rPr>
          <w:rFonts w:hint="eastAsia"/>
        </w:rPr>
        <w:t>：显示</w:t>
      </w:r>
      <w:r w:rsidRPr="00E37F6A">
        <w:rPr>
          <w:rFonts w:hint="eastAsia"/>
        </w:rPr>
        <w:t>选择</w:t>
      </w:r>
      <w:r>
        <w:rPr>
          <w:rFonts w:hint="eastAsia"/>
        </w:rPr>
        <w:t>角色</w:t>
      </w:r>
      <w:r w:rsidRPr="00E37F6A">
        <w:rPr>
          <w:rFonts w:hint="eastAsia"/>
        </w:rPr>
        <w:t>对话框，可以根据</w:t>
      </w:r>
      <w:r>
        <w:rPr>
          <w:rFonts w:hint="eastAsia"/>
        </w:rPr>
        <w:t>角色名查询角色。选择角色按确定后，如果角色列表中不存在此角色，则将此角色加入角色列表中。</w:t>
      </w:r>
    </w:p>
    <w:p w:rsidR="00FB1BF1" w:rsidRDefault="00FB1BF1" w:rsidP="00FB1BF1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移除用户</w:t>
      </w:r>
      <w:r>
        <w:rPr>
          <w:rFonts w:hint="eastAsia"/>
          <w:b/>
        </w:rPr>
        <w:t>：</w:t>
      </w:r>
      <w:r w:rsidRPr="00E37F6A">
        <w:rPr>
          <w:rFonts w:hint="eastAsia"/>
        </w:rPr>
        <w:t>将选中的</w:t>
      </w:r>
      <w:r>
        <w:rPr>
          <w:rFonts w:hint="eastAsia"/>
        </w:rPr>
        <w:t>角色</w:t>
      </w:r>
      <w:r w:rsidRPr="00E37F6A">
        <w:rPr>
          <w:rFonts w:hint="eastAsia"/>
        </w:rPr>
        <w:t>从</w:t>
      </w:r>
      <w:r>
        <w:rPr>
          <w:rFonts w:hint="eastAsia"/>
        </w:rPr>
        <w:t>角色</w:t>
      </w:r>
      <w:r w:rsidRPr="00E37F6A">
        <w:rPr>
          <w:rFonts w:hint="eastAsia"/>
        </w:rPr>
        <w:t>列表中移除（需要保存后才最终从数据库中移除）</w:t>
      </w:r>
    </w:p>
    <w:p w:rsidR="00FB1BF1" w:rsidRDefault="00FB1BF1" w:rsidP="00FB1BF1">
      <w:pPr>
        <w:pStyle w:val="a5"/>
        <w:ind w:left="360"/>
      </w:pPr>
    </w:p>
    <w:p w:rsidR="00FB1BF1" w:rsidRDefault="00FB1BF1" w:rsidP="00FB1BF1">
      <w:pPr>
        <w:pStyle w:val="a5"/>
        <w:ind w:left="360"/>
      </w:pPr>
      <w:r>
        <w:rPr>
          <w:rFonts w:hint="eastAsia"/>
        </w:rPr>
        <w:t>注意：用户拥有它具有的所有角色的权限。</w:t>
      </w:r>
    </w:p>
    <w:p w:rsidR="00087F10" w:rsidRDefault="00087F10" w:rsidP="00087F10">
      <w:pPr>
        <w:pStyle w:val="a5"/>
        <w:ind w:left="78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69" w:name="_Toc17373615"/>
      <w:r>
        <w:rPr>
          <w:rFonts w:hint="eastAsia"/>
        </w:rPr>
        <w:t>在线用户查询</w:t>
      </w:r>
      <w:bookmarkEnd w:id="69"/>
    </w:p>
    <w:p w:rsidR="00087F10" w:rsidRDefault="00087F10" w:rsidP="00087F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界面截图</w:t>
      </w:r>
    </w:p>
    <w:p w:rsidR="004F4770" w:rsidRPr="004F4770" w:rsidRDefault="004F4770" w:rsidP="004F4770">
      <w:pPr>
        <w:pStyle w:val="a5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511009" cy="2127250"/>
            <wp:effectExtent l="0" t="0" r="4445" b="6350"/>
            <wp:docPr id="7" name="图片 7" descr="C:\Users\andrew\AppData\Roaming\Tencent\Users\358399800\QQ\WinTemp\RichOle\4Z(A6G109D[]IHUA15G~F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AppData\Roaming\Tencent\Users\358399800\QQ\WinTemp\RichOle\4Z(A6G109D[]IHUA15G~F`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09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142" w:firstLineChars="303" w:firstLine="636"/>
      </w:pPr>
    </w:p>
    <w:p w:rsidR="00087F10" w:rsidRDefault="00087F10" w:rsidP="00087F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45"/>
        <w:gridCol w:w="1375"/>
        <w:gridCol w:w="1345"/>
        <w:gridCol w:w="1345"/>
        <w:gridCol w:w="1346"/>
        <w:gridCol w:w="1346"/>
      </w:tblGrid>
      <w:tr w:rsidR="00227C13" w:rsidTr="00326317"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用户名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登录客户端类型</w:t>
            </w:r>
          </w:p>
        </w:tc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PC / Mobile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登录时间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最后访问时间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客户端版本号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</w:tbl>
    <w:p w:rsidR="00671D72" w:rsidRDefault="00671D72" w:rsidP="00671D72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界面操作说明</w:t>
      </w:r>
    </w:p>
    <w:p w:rsidR="00087F10" w:rsidRDefault="00671D72" w:rsidP="00671D72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1312EF" w:rsidRDefault="001312EF" w:rsidP="00671D72">
      <w:pPr>
        <w:pStyle w:val="a5"/>
        <w:ind w:left="780" w:firstLineChars="0" w:firstLine="0"/>
      </w:pPr>
      <w:r>
        <w:rPr>
          <w:rFonts w:hint="eastAsia"/>
        </w:rPr>
        <w:t>可以按照时间和用户进行查询</w:t>
      </w:r>
    </w:p>
    <w:p w:rsidR="001312EF" w:rsidRDefault="001312EF" w:rsidP="00671D72">
      <w:pPr>
        <w:pStyle w:val="a5"/>
        <w:ind w:left="780" w:firstLineChars="0" w:firstLine="0"/>
      </w:pPr>
    </w:p>
    <w:p w:rsidR="00671D72" w:rsidRDefault="00671D72" w:rsidP="00671D72">
      <w:pPr>
        <w:pStyle w:val="a5"/>
        <w:ind w:left="780" w:firstLineChars="0" w:firstLine="0"/>
      </w:pPr>
      <w:r w:rsidRPr="00671D72">
        <w:rPr>
          <w:rFonts w:hint="eastAsia"/>
          <w:b/>
          <w:sz w:val="24"/>
          <w:szCs w:val="24"/>
        </w:rPr>
        <w:t>强制下线</w:t>
      </w:r>
      <w:r>
        <w:rPr>
          <w:rFonts w:hint="eastAsia"/>
        </w:rPr>
        <w:t>：提示用户：真的要将选中用户强制下线吗？如果用户选择是，则强制让选中用户退出系统。（用户再做需要服务器连接的操作时，会提示“用户未登录”</w:t>
      </w:r>
      <w:r>
        <w:rPr>
          <w:rFonts w:hint="eastAsia"/>
        </w:rPr>
        <w:t>,</w:t>
      </w:r>
      <w:r>
        <w:rPr>
          <w:rFonts w:hint="eastAsia"/>
        </w:rPr>
        <w:t>并退出系统重新登录）。</w:t>
      </w:r>
    </w:p>
    <w:p w:rsidR="00671D72" w:rsidRDefault="00671D72" w:rsidP="00671D72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lastRenderedPageBreak/>
        <w:t>注意：</w:t>
      </w:r>
      <w:r w:rsidRPr="00671D72">
        <w:rPr>
          <w:rFonts w:hint="eastAsia"/>
        </w:rPr>
        <w:t>这个</w:t>
      </w:r>
      <w:r>
        <w:rPr>
          <w:rFonts w:hint="eastAsia"/>
        </w:rPr>
        <w:t>功能一般在升级系统后，希望用户升级版本时。或者某个用户离职后，删除此用户后，发现用户在线，可以强制下线。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70" w:name="_Toc17373616"/>
      <w:r>
        <w:rPr>
          <w:rFonts w:hint="eastAsia"/>
        </w:rPr>
        <w:t>操作日志查询</w:t>
      </w:r>
      <w:bookmarkEnd w:id="70"/>
    </w:p>
    <w:p w:rsidR="00087F10" w:rsidRDefault="00087F10" w:rsidP="00087F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界面截图</w:t>
      </w:r>
    </w:p>
    <w:p w:rsidR="004F4770" w:rsidRPr="004F4770" w:rsidRDefault="004F4770" w:rsidP="00E81A61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194300" cy="2641600"/>
            <wp:effectExtent l="0" t="0" r="6350" b="6350"/>
            <wp:docPr id="8" name="图片 8" descr="C:\Users\andrew\AppData\Roaming\Tencent\Users\358399800\QQ\WinTemp\RichOle\1KFGW`}9XL%~K}FRJAIOV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AppData\Roaming\Tencent\Users\358399800\QQ\WinTemp\RichOle\1KFGW`}9XL%~K}FRJAIOVK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A203A" w:rsidTr="009A203A"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操作时间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准确到秒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用户名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</w:tr>
      <w:tr w:rsidR="009A203A" w:rsidTr="009A203A">
        <w:tc>
          <w:tcPr>
            <w:tcW w:w="1350" w:type="dxa"/>
          </w:tcPr>
          <w:p w:rsidR="009A203A" w:rsidRDefault="009A203A" w:rsidP="009A203A">
            <w:r>
              <w:rPr>
                <w:rFonts w:hint="eastAsia"/>
              </w:rPr>
              <w:t>模块名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新增、修改等等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操作描述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详细说明</w:t>
            </w:r>
          </w:p>
        </w:tc>
      </w:tr>
    </w:tbl>
    <w:p w:rsidR="009A203A" w:rsidRDefault="009A203A" w:rsidP="009A203A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界面操作说明</w:t>
      </w:r>
    </w:p>
    <w:p w:rsidR="009A203A" w:rsidRDefault="009A203A" w:rsidP="009A203A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9A203A" w:rsidRDefault="009A203A" w:rsidP="009A203A">
      <w:pPr>
        <w:pStyle w:val="a5"/>
        <w:ind w:left="780" w:firstLineChars="0" w:firstLine="0"/>
      </w:pPr>
      <w:r>
        <w:rPr>
          <w:rFonts w:hint="eastAsia"/>
        </w:rPr>
        <w:t>可以按照时间和用户进行查询</w:t>
      </w:r>
    </w:p>
    <w:p w:rsidR="009A203A" w:rsidRDefault="009A203A" w:rsidP="009A203A">
      <w:pPr>
        <w:pStyle w:val="a5"/>
        <w:ind w:left="780" w:firstLineChars="0" w:firstLine="0"/>
      </w:pPr>
    </w:p>
    <w:p w:rsidR="00087F10" w:rsidRDefault="009A203A" w:rsidP="009A203A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t>清除</w:t>
      </w:r>
      <w:r>
        <w:rPr>
          <w:rFonts w:hint="eastAsia"/>
        </w:rPr>
        <w:t>：提示用户：真的要清除所有日志记录吗？如果用户选择是，清除所有系统日志，并在日志中记录当前操作。</w:t>
      </w: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71" w:name="_Toc17373617"/>
      <w:r>
        <w:rPr>
          <w:rFonts w:hint="eastAsia"/>
        </w:rPr>
        <w:t>系统参数设置</w:t>
      </w:r>
      <w:bookmarkEnd w:id="71"/>
    </w:p>
    <w:p w:rsidR="00087F10" w:rsidRDefault="00087F10" w:rsidP="00087F1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界面截图</w:t>
      </w:r>
    </w:p>
    <w:p w:rsidR="00A646DA" w:rsidRDefault="00A646DA" w:rsidP="00A646DA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13300" cy="2762250"/>
            <wp:effectExtent l="0" t="0" r="6350" b="0"/>
            <wp:docPr id="9" name="图片 9" descr="C:\Users\andrew\AppData\Roaming\Tencent\Users\358399800\QQ\WinTemp\RichOle\B`)DVPHO20%JYD4ZWJ5R0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w\AppData\Roaming\Tencent\Users\358399800\QQ\WinTemp\RichOle\B`)DVPHO20%JYD4ZWJ5R0@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D2" w:rsidRPr="008E52D2" w:rsidRDefault="008E52D2" w:rsidP="008E52D2">
      <w:pPr>
        <w:widowControl/>
        <w:ind w:leftChars="202" w:left="424"/>
        <w:jc w:val="left"/>
        <w:rPr>
          <w:ins w:id="72" w:author="andrew" w:date="2019-08-22T13:51:00Z"/>
          <w:rFonts w:ascii="宋体" w:eastAsia="宋体" w:hAnsi="宋体" w:cs="宋体"/>
          <w:kern w:val="0"/>
          <w:sz w:val="24"/>
          <w:szCs w:val="24"/>
        </w:rPr>
        <w:pPrChange w:id="73" w:author="andrew" w:date="2019-08-22T13:51:00Z">
          <w:pPr>
            <w:widowControl/>
            <w:jc w:val="left"/>
          </w:pPr>
        </w:pPrChange>
      </w:pPr>
      <w:ins w:id="74" w:author="andrew" w:date="2019-08-22T13:51:00Z">
        <w:r>
          <w:rPr>
            <w:rFonts w:ascii="宋体" w:eastAsia="宋体" w:hAnsi="宋体" w:cs="宋体"/>
            <w:noProof/>
            <w:kern w:val="0"/>
            <w:sz w:val="24"/>
            <w:szCs w:val="24"/>
          </w:rPr>
          <w:drawing>
            <wp:inline distT="0" distB="0" distL="0" distR="0">
              <wp:extent cx="4813300" cy="3312418"/>
              <wp:effectExtent l="0" t="0" r="0" b="0"/>
              <wp:docPr id="33" name="图片 33" descr="C:\Users\andrew\AppData\Roaming\Tencent\Users\358399800\QQ\WinTemp\RichOle\RNFX1~G(T`KQ4EZPO{)M[D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ndrew\AppData\Roaming\Tencent\Users\358399800\QQ\WinTemp\RichOle\RNFX1~G(T`KQ4EZPO{)M[DE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3300" cy="33124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8E52D2" w:rsidRPr="008E52D2" w:rsidRDefault="008E52D2" w:rsidP="008E52D2">
      <w:pPr>
        <w:widowControl/>
        <w:ind w:leftChars="202" w:left="424"/>
        <w:jc w:val="left"/>
        <w:rPr>
          <w:ins w:id="75" w:author="andrew" w:date="2019-08-22T13:51:00Z"/>
          <w:rFonts w:ascii="宋体" w:eastAsia="宋体" w:hAnsi="宋体" w:cs="宋体"/>
          <w:kern w:val="0"/>
          <w:sz w:val="24"/>
          <w:szCs w:val="24"/>
        </w:rPr>
        <w:pPrChange w:id="76" w:author="andrew" w:date="2019-08-22T13:51:00Z">
          <w:pPr>
            <w:widowControl/>
            <w:jc w:val="left"/>
          </w:pPr>
        </w:pPrChange>
      </w:pPr>
      <w:ins w:id="77" w:author="andrew" w:date="2019-08-22T13:51:00Z">
        <w:r>
          <w:rPr>
            <w:rFonts w:ascii="宋体" w:eastAsia="宋体" w:hAnsi="宋体" w:cs="宋体"/>
            <w:noProof/>
            <w:kern w:val="0"/>
            <w:sz w:val="24"/>
            <w:szCs w:val="24"/>
          </w:rPr>
          <w:lastRenderedPageBreak/>
          <w:drawing>
            <wp:inline distT="0" distB="0" distL="0" distR="0">
              <wp:extent cx="4999766" cy="3441700"/>
              <wp:effectExtent l="0" t="0" r="0" b="0"/>
              <wp:docPr id="34" name="图片 34" descr="C:\Users\andrew\AppData\Roaming\Tencent\Users\358399800\QQ\WinTemp\RichOle\``53`L{HQDZ}@3Z4N)6FB`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andrew\AppData\Roaming\Tencent\Users\358399800\QQ\WinTemp\RichOle\``53`L{HQDZ}@3Z4N)6FB`N.pn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98227" cy="3440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646DA" w:rsidRPr="00A646DA" w:rsidDel="008E52D2" w:rsidRDefault="00A646DA" w:rsidP="00A646DA">
      <w:pPr>
        <w:widowControl/>
        <w:ind w:leftChars="202" w:left="424"/>
        <w:jc w:val="left"/>
        <w:rPr>
          <w:del w:id="78" w:author="andrew" w:date="2019-08-22T13:51:00Z"/>
          <w:rFonts w:ascii="宋体" w:eastAsia="宋体" w:hAnsi="宋体" w:cs="宋体"/>
          <w:kern w:val="0"/>
          <w:sz w:val="24"/>
          <w:szCs w:val="24"/>
        </w:rPr>
      </w:pPr>
    </w:p>
    <w:p w:rsidR="00A646DA" w:rsidRDefault="00A646DA" w:rsidP="00A646DA"/>
    <w:p w:rsidR="00087F10" w:rsidRDefault="00087F10" w:rsidP="00087F1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326317" w:rsidTr="00326317"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订单自动收货确认天数</w:t>
            </w:r>
          </w:p>
        </w:tc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t>10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订单自动确认退货天数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rPr>
                <w:rFonts w:hint="eastAsia"/>
              </w:rPr>
              <w:t>10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付款自动确认收款天数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rPr>
                <w:rFonts w:hint="eastAsia"/>
              </w:rP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退款自动确认收款天数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离职单自动确认收款天数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金额与积分比例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t>1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录入订单时是否检查资金余额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如果是，则余额不足不能提交订单。</w:t>
            </w:r>
          </w:p>
        </w:tc>
      </w:tr>
      <w:tr w:rsidR="00326317" w:rsidTr="00326317">
        <w:tc>
          <w:tcPr>
            <w:tcW w:w="1350" w:type="dxa"/>
          </w:tcPr>
          <w:p w:rsidR="00326317" w:rsidRPr="00156C83" w:rsidRDefault="00156C83" w:rsidP="00326317">
            <w:r w:rsidRPr="00156C83">
              <w:rPr>
                <w:rFonts w:hint="eastAsia"/>
              </w:rPr>
              <w:t>保证金</w:t>
            </w:r>
            <w:r w:rsidR="006E254C" w:rsidRPr="006E254C">
              <w:rPr>
                <w:rFonts w:hint="eastAsia"/>
                <w:color w:val="FF0000"/>
              </w:rPr>
              <w:t>不足</w:t>
            </w:r>
            <w:r w:rsidRPr="00156C83">
              <w:rPr>
                <w:rFonts w:hint="eastAsia"/>
              </w:rPr>
              <w:t>是否允许录入订单</w:t>
            </w:r>
          </w:p>
        </w:tc>
        <w:tc>
          <w:tcPr>
            <w:tcW w:w="1350" w:type="dxa"/>
          </w:tcPr>
          <w:p w:rsidR="00326317" w:rsidRPr="00156C83" w:rsidRDefault="00156C83" w:rsidP="00326317">
            <w:r w:rsidRPr="00156C83">
              <w:rPr>
                <w:rFonts w:hint="eastAsia"/>
              </w:rPr>
              <w:t>是</w:t>
            </w:r>
            <w:r w:rsidRPr="00156C83">
              <w:rPr>
                <w:rFonts w:hint="eastAsia"/>
              </w:rPr>
              <w:t>/</w:t>
            </w:r>
            <w:r w:rsidRPr="00156C83"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326317" w:rsidRPr="00156C83" w:rsidRDefault="00326317" w:rsidP="00326317"/>
        </w:tc>
        <w:tc>
          <w:tcPr>
            <w:tcW w:w="1350" w:type="dxa"/>
          </w:tcPr>
          <w:p w:rsidR="00326317" w:rsidRPr="00156C83" w:rsidRDefault="00326317" w:rsidP="00326317"/>
        </w:tc>
        <w:tc>
          <w:tcPr>
            <w:tcW w:w="1351" w:type="dxa"/>
          </w:tcPr>
          <w:p w:rsidR="00326317" w:rsidRPr="00156C83" w:rsidRDefault="00326317" w:rsidP="00326317">
            <w:r w:rsidRPr="00156C83"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326317" w:rsidRPr="00156C83" w:rsidRDefault="00326317" w:rsidP="00326317">
            <w:commentRangeStart w:id="79"/>
            <w:r w:rsidRPr="00156C83">
              <w:rPr>
                <w:rFonts w:hint="eastAsia"/>
              </w:rPr>
              <w:t>如果是，而且当前经销商等级要求有保证金，如果经销商</w:t>
            </w:r>
            <w:r w:rsidRPr="00156C83">
              <w:rPr>
                <w:rFonts w:hint="eastAsia"/>
              </w:rPr>
              <w:lastRenderedPageBreak/>
              <w:t>保证金</w:t>
            </w:r>
            <w:r w:rsidR="006E254C" w:rsidRPr="006E254C">
              <w:rPr>
                <w:rFonts w:hint="eastAsia"/>
                <w:color w:val="FF0000"/>
              </w:rPr>
              <w:t>不足</w:t>
            </w:r>
            <w:r w:rsidRPr="00156C83">
              <w:rPr>
                <w:rFonts w:hint="eastAsia"/>
              </w:rPr>
              <w:t>，则不能提交订单</w:t>
            </w:r>
            <w:commentRangeEnd w:id="79"/>
            <w:r w:rsidR="0089197E">
              <w:rPr>
                <w:rStyle w:val="a9"/>
              </w:rPr>
              <w:commentReference w:id="79"/>
            </w:r>
          </w:p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lastRenderedPageBreak/>
              <w:t>订单发货时是否检查库存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如果是，则发货时，如果自身库存不足则不能发货</w:t>
            </w:r>
          </w:p>
        </w:tc>
      </w:tr>
      <w:tr w:rsidR="00326317" w:rsidTr="00326317">
        <w:tc>
          <w:tcPr>
            <w:tcW w:w="1350" w:type="dxa"/>
          </w:tcPr>
          <w:p w:rsidR="00326317" w:rsidRDefault="00326317" w:rsidP="00326317">
            <w:r>
              <w:rPr>
                <w:rFonts w:hint="eastAsia"/>
              </w:rPr>
              <w:t>离职时检查下属资金余额</w:t>
            </w:r>
          </w:p>
        </w:tc>
        <w:tc>
          <w:tcPr>
            <w:tcW w:w="1350" w:type="dxa"/>
          </w:tcPr>
          <w:p w:rsidR="00326317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326317" w:rsidRDefault="00326317" w:rsidP="00326317"/>
        </w:tc>
        <w:tc>
          <w:tcPr>
            <w:tcW w:w="1350" w:type="dxa"/>
          </w:tcPr>
          <w:p w:rsidR="00326317" w:rsidRDefault="00326317" w:rsidP="00326317"/>
        </w:tc>
        <w:tc>
          <w:tcPr>
            <w:tcW w:w="1351" w:type="dxa"/>
          </w:tcPr>
          <w:p w:rsidR="00326317" w:rsidRDefault="00326317" w:rsidP="00326317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326317" w:rsidRDefault="00326317" w:rsidP="00326317">
            <w:r>
              <w:rPr>
                <w:rFonts w:hint="eastAsia"/>
              </w:rPr>
              <w:t>如果下属在当前经销商处有货款，则不能录入离职单</w:t>
            </w:r>
          </w:p>
        </w:tc>
      </w:tr>
      <w:tr w:rsidR="00E81A61" w:rsidTr="00326317">
        <w:tc>
          <w:tcPr>
            <w:tcW w:w="1350" w:type="dxa"/>
          </w:tcPr>
          <w:p w:rsidR="00E81A61" w:rsidRPr="00122F4B" w:rsidRDefault="00E81A61" w:rsidP="00326317">
            <w:pPr>
              <w:rPr>
                <w:color w:val="FF0000"/>
              </w:rPr>
            </w:pPr>
            <w:r w:rsidRPr="00122F4B">
              <w:rPr>
                <w:rFonts w:hint="eastAsia"/>
                <w:color w:val="FF0000"/>
              </w:rPr>
              <w:t>是否自动生成经销商编号</w:t>
            </w:r>
          </w:p>
        </w:tc>
        <w:tc>
          <w:tcPr>
            <w:tcW w:w="1350" w:type="dxa"/>
          </w:tcPr>
          <w:p w:rsidR="00E81A61" w:rsidRDefault="00E81A61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E81A61" w:rsidRDefault="00E81A61" w:rsidP="00326317"/>
        </w:tc>
        <w:tc>
          <w:tcPr>
            <w:tcW w:w="1350" w:type="dxa"/>
          </w:tcPr>
          <w:p w:rsidR="00E81A61" w:rsidRDefault="00E81A61" w:rsidP="00326317"/>
        </w:tc>
        <w:tc>
          <w:tcPr>
            <w:tcW w:w="1351" w:type="dxa"/>
          </w:tcPr>
          <w:p w:rsidR="00D21A06" w:rsidRDefault="00E81A61" w:rsidP="00326317">
            <w:commentRangeStart w:id="80"/>
            <w:del w:id="81" w:author="andrew" w:date="2019-08-20T12:32:00Z">
              <w:r w:rsidDel="00D21A06">
                <w:rPr>
                  <w:rFonts w:hint="eastAsia"/>
                </w:rPr>
                <w:delText>否</w:delText>
              </w:r>
              <w:commentRangeEnd w:id="80"/>
              <w:r w:rsidR="00963097" w:rsidDel="00D21A06">
                <w:rPr>
                  <w:rStyle w:val="a9"/>
                </w:rPr>
                <w:commentReference w:id="80"/>
              </w:r>
            </w:del>
            <w:ins w:id="82" w:author="andrew" w:date="2019-08-20T12:32:00Z">
              <w:r w:rsidR="00D21A06">
                <w:rPr>
                  <w:rFonts w:hint="eastAsia"/>
                </w:rPr>
                <w:t>是</w:t>
              </w:r>
            </w:ins>
          </w:p>
        </w:tc>
        <w:tc>
          <w:tcPr>
            <w:tcW w:w="1351" w:type="dxa"/>
          </w:tcPr>
          <w:p w:rsidR="00E81A61" w:rsidRDefault="00E81A61" w:rsidP="00326317"/>
        </w:tc>
      </w:tr>
      <w:tr w:rsidR="00E81A61" w:rsidTr="00326317">
        <w:tc>
          <w:tcPr>
            <w:tcW w:w="1350" w:type="dxa"/>
          </w:tcPr>
          <w:p w:rsidR="00E81A61" w:rsidRPr="00122F4B" w:rsidRDefault="00E81A61" w:rsidP="00326317">
            <w:pPr>
              <w:rPr>
                <w:color w:val="FF0000"/>
              </w:rPr>
            </w:pPr>
            <w:r w:rsidRPr="00122F4B">
              <w:rPr>
                <w:rFonts w:hint="eastAsia"/>
                <w:color w:val="FF0000"/>
              </w:rPr>
              <w:t>自动生成的经销商编号首字母</w:t>
            </w:r>
          </w:p>
        </w:tc>
        <w:tc>
          <w:tcPr>
            <w:tcW w:w="1350" w:type="dxa"/>
          </w:tcPr>
          <w:p w:rsidR="00E81A61" w:rsidRDefault="00E81A61" w:rsidP="00326317"/>
        </w:tc>
        <w:tc>
          <w:tcPr>
            <w:tcW w:w="1350" w:type="dxa"/>
          </w:tcPr>
          <w:p w:rsidR="00E81A61" w:rsidRDefault="00E81A61" w:rsidP="00326317"/>
        </w:tc>
        <w:tc>
          <w:tcPr>
            <w:tcW w:w="1350" w:type="dxa"/>
          </w:tcPr>
          <w:p w:rsidR="00E81A61" w:rsidRDefault="00E81A61" w:rsidP="00326317"/>
        </w:tc>
        <w:tc>
          <w:tcPr>
            <w:tcW w:w="1351" w:type="dxa"/>
          </w:tcPr>
          <w:p w:rsidR="00E81A61" w:rsidRDefault="00963097" w:rsidP="00326317">
            <w:r>
              <w:rPr>
                <w:rStyle w:val="a9"/>
              </w:rPr>
              <w:commentReference w:id="83"/>
            </w:r>
          </w:p>
        </w:tc>
        <w:tc>
          <w:tcPr>
            <w:tcW w:w="1351" w:type="dxa"/>
          </w:tcPr>
          <w:p w:rsidR="00E81A61" w:rsidRDefault="00E81A61" w:rsidP="00326317"/>
        </w:tc>
      </w:tr>
      <w:tr w:rsidR="008E52D2" w:rsidTr="00326317">
        <w:trPr>
          <w:ins w:id="84" w:author="andrew" w:date="2019-08-22T13:52:00Z"/>
        </w:trPr>
        <w:tc>
          <w:tcPr>
            <w:tcW w:w="1350" w:type="dxa"/>
          </w:tcPr>
          <w:p w:rsidR="008E52D2" w:rsidRPr="00122F4B" w:rsidRDefault="008E52D2" w:rsidP="00326317">
            <w:pPr>
              <w:rPr>
                <w:ins w:id="85" w:author="andrew" w:date="2019-08-22T13:52:00Z"/>
                <w:rFonts w:hint="eastAsia"/>
                <w:color w:val="FF0000"/>
              </w:rPr>
            </w:pPr>
            <w:ins w:id="86" w:author="andrew" w:date="2019-08-22T13:52:00Z">
              <w:r>
                <w:rPr>
                  <w:rFonts w:hint="eastAsia"/>
                  <w:color w:val="FF0000"/>
                </w:rPr>
                <w:t>海外旅游计算时间间隔</w:t>
              </w:r>
            </w:ins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87" w:author="andrew" w:date="2019-08-22T13:52:00Z"/>
              </w:rPr>
            </w:pPr>
            <w:ins w:id="88" w:author="andrew" w:date="2019-08-22T13:52:00Z">
              <w:r>
                <w:t>整数</w:t>
              </w:r>
            </w:ins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89" w:author="andrew" w:date="2019-08-22T13:52:00Z"/>
              </w:rPr>
            </w:pPr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90" w:author="andrew" w:date="2019-08-22T13:52:00Z"/>
              </w:rPr>
            </w:pPr>
          </w:p>
        </w:tc>
        <w:tc>
          <w:tcPr>
            <w:tcW w:w="1351" w:type="dxa"/>
          </w:tcPr>
          <w:p w:rsidR="008E52D2" w:rsidRDefault="008E52D2" w:rsidP="00326317">
            <w:pPr>
              <w:rPr>
                <w:ins w:id="91" w:author="andrew" w:date="2019-08-22T13:52:00Z"/>
                <w:rStyle w:val="a9"/>
              </w:rPr>
            </w:pPr>
            <w:ins w:id="92" w:author="andrew" w:date="2019-08-22T13:52:00Z">
              <w:r>
                <w:rPr>
                  <w:rStyle w:val="a9"/>
                  <w:rFonts w:hint="eastAsia"/>
                </w:rPr>
                <w:t>3</w:t>
              </w:r>
            </w:ins>
          </w:p>
        </w:tc>
        <w:tc>
          <w:tcPr>
            <w:tcW w:w="1351" w:type="dxa"/>
          </w:tcPr>
          <w:p w:rsidR="008E52D2" w:rsidRDefault="008E52D2" w:rsidP="00326317">
            <w:pPr>
              <w:rPr>
                <w:ins w:id="93" w:author="andrew" w:date="2019-08-22T13:52:00Z"/>
              </w:rPr>
            </w:pPr>
            <w:ins w:id="94" w:author="andrew" w:date="2019-08-22T13:52:00Z">
              <w:r>
                <w:t>两次海外旅游计算之间的间隔月份</w:t>
              </w:r>
            </w:ins>
          </w:p>
        </w:tc>
      </w:tr>
      <w:tr w:rsidR="008E52D2" w:rsidTr="00326317">
        <w:trPr>
          <w:ins w:id="95" w:author="andrew" w:date="2019-08-22T13:52:00Z"/>
        </w:trPr>
        <w:tc>
          <w:tcPr>
            <w:tcW w:w="1350" w:type="dxa"/>
          </w:tcPr>
          <w:p w:rsidR="008E52D2" w:rsidRDefault="008E52D2" w:rsidP="00326317">
            <w:pPr>
              <w:rPr>
                <w:ins w:id="96" w:author="andrew" w:date="2019-08-22T13:52:00Z"/>
                <w:rFonts w:hint="eastAsia"/>
                <w:color w:val="FF0000"/>
              </w:rPr>
            </w:pPr>
            <w:ins w:id="97" w:author="andrew" w:date="2019-08-22T13:52:00Z">
              <w:r>
                <w:rPr>
                  <w:rFonts w:hint="eastAsia"/>
                  <w:color w:val="FF0000"/>
                </w:rPr>
                <w:t>APP</w:t>
              </w:r>
              <w:r>
                <w:rPr>
                  <w:rFonts w:hint="eastAsia"/>
                  <w:color w:val="FF0000"/>
                </w:rPr>
                <w:t>启动广告</w:t>
              </w:r>
            </w:ins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98" w:author="andrew" w:date="2019-08-22T13:52:00Z"/>
              </w:rPr>
            </w:pPr>
            <w:ins w:id="99" w:author="andrew" w:date="2019-08-22T13:52:00Z">
              <w:r>
                <w:t>图片</w:t>
              </w:r>
            </w:ins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100" w:author="andrew" w:date="2019-08-22T13:52:00Z"/>
              </w:rPr>
            </w:pPr>
          </w:p>
        </w:tc>
        <w:tc>
          <w:tcPr>
            <w:tcW w:w="1350" w:type="dxa"/>
          </w:tcPr>
          <w:p w:rsidR="008E52D2" w:rsidRDefault="008E52D2" w:rsidP="00326317">
            <w:pPr>
              <w:rPr>
                <w:ins w:id="101" w:author="andrew" w:date="2019-08-22T13:52:00Z"/>
              </w:rPr>
            </w:pPr>
          </w:p>
        </w:tc>
        <w:tc>
          <w:tcPr>
            <w:tcW w:w="1351" w:type="dxa"/>
          </w:tcPr>
          <w:p w:rsidR="008E52D2" w:rsidRDefault="008E52D2" w:rsidP="00326317">
            <w:pPr>
              <w:rPr>
                <w:ins w:id="102" w:author="andrew" w:date="2019-08-22T13:52:00Z"/>
                <w:rStyle w:val="a9"/>
                <w:rFonts w:hint="eastAsia"/>
              </w:rPr>
            </w:pPr>
            <w:ins w:id="103" w:author="andrew" w:date="2019-08-22T13:53:00Z">
              <w:r>
                <w:rPr>
                  <w:rStyle w:val="a9"/>
                  <w:rFonts w:hint="eastAsia"/>
                </w:rPr>
                <w:t>空</w:t>
              </w:r>
            </w:ins>
          </w:p>
        </w:tc>
        <w:tc>
          <w:tcPr>
            <w:tcW w:w="1351" w:type="dxa"/>
          </w:tcPr>
          <w:p w:rsidR="008E52D2" w:rsidRDefault="00CE663A" w:rsidP="00326317">
            <w:pPr>
              <w:rPr>
                <w:ins w:id="104" w:author="andrew" w:date="2019-08-22T13:52:00Z"/>
              </w:rPr>
            </w:pPr>
            <w:ins w:id="105" w:author="andrew" w:date="2019-08-22T13:53:00Z">
              <w:r>
                <w:t>如果不为空</w:t>
              </w:r>
              <w:r>
                <w:rPr>
                  <w:rFonts w:hint="eastAsia"/>
                </w:rPr>
                <w:t>，</w:t>
              </w:r>
              <w:r>
                <w:rPr>
                  <w:rFonts w:hint="eastAsia"/>
                </w:rPr>
                <w:t>APP</w:t>
              </w:r>
              <w:r>
                <w:rPr>
                  <w:rFonts w:hint="eastAsia"/>
                </w:rPr>
                <w:t>登录后会显示</w:t>
              </w:r>
              <w:r>
                <w:rPr>
                  <w:rFonts w:hint="eastAsia"/>
                </w:rPr>
                <w:t xml:space="preserve"> 3</w:t>
              </w:r>
              <w:r>
                <w:t>—</w:t>
              </w:r>
              <w:r>
                <w:rPr>
                  <w:rFonts w:hint="eastAsia"/>
                </w:rPr>
                <w:t>5</w:t>
              </w:r>
              <w:r>
                <w:rPr>
                  <w:rFonts w:hint="eastAsia"/>
                </w:rPr>
                <w:t>秒图片广告</w:t>
              </w:r>
            </w:ins>
          </w:p>
        </w:tc>
      </w:tr>
      <w:tr w:rsidR="00CE663A" w:rsidTr="00326317">
        <w:trPr>
          <w:ins w:id="106" w:author="andrew" w:date="2019-08-22T13:53:00Z"/>
        </w:trPr>
        <w:tc>
          <w:tcPr>
            <w:tcW w:w="1350" w:type="dxa"/>
          </w:tcPr>
          <w:p w:rsidR="00CE663A" w:rsidRDefault="00CE663A" w:rsidP="00326317">
            <w:pPr>
              <w:rPr>
                <w:ins w:id="107" w:author="andrew" w:date="2019-08-22T13:53:00Z"/>
                <w:rFonts w:hint="eastAsia"/>
                <w:color w:val="FF0000"/>
              </w:rPr>
            </w:pPr>
            <w:ins w:id="108" w:author="andrew" w:date="2019-08-22T13:53:00Z">
              <w:r>
                <w:rPr>
                  <w:rFonts w:hint="eastAsia"/>
                  <w:color w:val="FF0000"/>
                </w:rPr>
                <w:t>APP</w:t>
              </w:r>
              <w:r>
                <w:rPr>
                  <w:rFonts w:hint="eastAsia"/>
                  <w:color w:val="FF0000"/>
                </w:rPr>
                <w:t>首页广告图片</w:t>
              </w:r>
            </w:ins>
          </w:p>
        </w:tc>
        <w:tc>
          <w:tcPr>
            <w:tcW w:w="1350" w:type="dxa"/>
          </w:tcPr>
          <w:p w:rsidR="00CE663A" w:rsidRDefault="00CE663A" w:rsidP="00326317">
            <w:pPr>
              <w:rPr>
                <w:ins w:id="109" w:author="andrew" w:date="2019-08-22T13:53:00Z"/>
              </w:rPr>
            </w:pPr>
            <w:ins w:id="110" w:author="andrew" w:date="2019-08-22T13:53:00Z">
              <w:r>
                <w:t>图片</w:t>
              </w:r>
            </w:ins>
          </w:p>
        </w:tc>
        <w:tc>
          <w:tcPr>
            <w:tcW w:w="1350" w:type="dxa"/>
          </w:tcPr>
          <w:p w:rsidR="00CE663A" w:rsidRDefault="00CE663A" w:rsidP="00326317">
            <w:pPr>
              <w:rPr>
                <w:ins w:id="111" w:author="andrew" w:date="2019-08-22T13:53:00Z"/>
              </w:rPr>
            </w:pPr>
            <w:ins w:id="112" w:author="andrew" w:date="2019-08-22T13:54:00Z">
              <w:r>
                <w:t>是</w:t>
              </w:r>
            </w:ins>
          </w:p>
        </w:tc>
        <w:tc>
          <w:tcPr>
            <w:tcW w:w="1350" w:type="dxa"/>
          </w:tcPr>
          <w:p w:rsidR="00CE663A" w:rsidRDefault="00CE663A" w:rsidP="00326317">
            <w:pPr>
              <w:rPr>
                <w:ins w:id="113" w:author="andrew" w:date="2019-08-22T13:53:00Z"/>
              </w:rPr>
            </w:pPr>
          </w:p>
        </w:tc>
        <w:tc>
          <w:tcPr>
            <w:tcW w:w="1351" w:type="dxa"/>
          </w:tcPr>
          <w:p w:rsidR="00CE663A" w:rsidRDefault="00CE663A" w:rsidP="00326317">
            <w:pPr>
              <w:rPr>
                <w:ins w:id="114" w:author="andrew" w:date="2019-08-22T13:53:00Z"/>
                <w:rStyle w:val="a9"/>
                <w:rFonts w:hint="eastAsia"/>
              </w:rPr>
            </w:pPr>
          </w:p>
        </w:tc>
        <w:tc>
          <w:tcPr>
            <w:tcW w:w="1351" w:type="dxa"/>
          </w:tcPr>
          <w:p w:rsidR="00CE663A" w:rsidRDefault="00CE663A" w:rsidP="00326317">
            <w:pPr>
              <w:rPr>
                <w:ins w:id="115" w:author="andrew" w:date="2019-08-22T13:53:00Z"/>
              </w:rPr>
            </w:pPr>
            <w:ins w:id="116" w:author="andrew" w:date="2019-08-22T13:54:00Z">
              <w:r>
                <w:t>首页上面显示</w:t>
              </w:r>
            </w:ins>
          </w:p>
        </w:tc>
      </w:tr>
    </w:tbl>
    <w:p w:rsidR="00C7544F" w:rsidRDefault="00C7544F" w:rsidP="00C7544F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界面操作说明</w:t>
      </w:r>
    </w:p>
    <w:p w:rsidR="00087F10" w:rsidRDefault="00C7544F" w:rsidP="00C7544F">
      <w:pPr>
        <w:pStyle w:val="a5"/>
        <w:ind w:left="420" w:firstLineChars="0" w:firstLine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C7544F" w:rsidRDefault="00C7544F" w:rsidP="00C7544F">
      <w:pPr>
        <w:pStyle w:val="a5"/>
        <w:ind w:left="420" w:firstLineChars="0" w:firstLine="360"/>
      </w:pPr>
      <w:r>
        <w:rPr>
          <w:rFonts w:hint="eastAsia"/>
        </w:rPr>
        <w:t>无新增功能。</w:t>
      </w:r>
    </w:p>
    <w:p w:rsidR="00C7544F" w:rsidRDefault="00C7544F" w:rsidP="00C7544F">
      <w:pPr>
        <w:pStyle w:val="a5"/>
        <w:ind w:left="420" w:firstLineChars="0" w:firstLine="360"/>
      </w:pPr>
      <w:r w:rsidRPr="00326317">
        <w:rPr>
          <w:rFonts w:hint="eastAsia"/>
          <w:b/>
          <w:color w:val="FF0000"/>
          <w:sz w:val="24"/>
          <w:szCs w:val="24"/>
        </w:rPr>
        <w:t>恢复默认值</w:t>
      </w:r>
      <w:r>
        <w:rPr>
          <w:rFonts w:hint="eastAsia"/>
        </w:rPr>
        <w:t>：提示用户：是否要恢复出厂设置参数，如果用户确认，则按上面界面要素说明中的默认值恢复，并在界面上显示。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17" w:name="_Toc17373618"/>
      <w:r>
        <w:rPr>
          <w:rFonts w:hint="eastAsia"/>
        </w:rPr>
        <w:t>经销商等级</w:t>
      </w:r>
      <w:del w:id="118" w:author="andrew" w:date="2019-08-20T12:55:00Z">
        <w:r w:rsidDel="00D34672">
          <w:rPr>
            <w:rFonts w:hint="eastAsia"/>
          </w:rPr>
          <w:delText>计算</w:delText>
        </w:r>
      </w:del>
      <w:ins w:id="119" w:author="andrew" w:date="2019-08-20T12:55:00Z">
        <w:r w:rsidR="00D34672">
          <w:rPr>
            <w:rFonts w:hint="eastAsia"/>
          </w:rPr>
          <w:t>设置</w:t>
        </w:r>
      </w:ins>
      <w:bookmarkEnd w:id="117"/>
    </w:p>
    <w:p w:rsidR="00087F10" w:rsidRDefault="00087F10" w:rsidP="00087F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56718" cy="2438400"/>
            <wp:effectExtent l="0" t="0" r="6350" b="0"/>
            <wp:docPr id="11" name="图片 11" descr="C:\Users\andrew\AppData\Roaming\Tencent\Users\358399800\QQ\WinTemp\RichOle\4_T2B1TT4LP[%]EEB%)[)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w\AppData\Roaming\Tencent\Users\358399800\QQ\WinTemp\RichOle\4_T2B1TT4LP[%]EEB%)[)X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33" cy="24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Pr="006F4920" w:rsidRDefault="006F4920" w:rsidP="006F4920">
      <w:pPr>
        <w:widowControl/>
        <w:ind w:leftChars="134" w:left="28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2613815"/>
            <wp:effectExtent l="0" t="0" r="0" b="0"/>
            <wp:docPr id="12" name="图片 12" descr="C:\Users\andrew\AppData\Roaming\Tencent\Users\358399800\QQ\WinTemp\RichOle\%5~@@9Y$J}P$DD{_SSF{5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w\AppData\Roaming\Tencent\Users\358399800\QQ\WinTemp\RichOle\%5~@@9Y$J}P$DD{_SSF{5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08" cy="261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2E" w:rsidRPr="00F3142E" w:rsidRDefault="00F3142E" w:rsidP="00F314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A065B" w:rsidRPr="000A065B" w:rsidRDefault="000A065B" w:rsidP="000A065B">
      <w:pPr>
        <w:widowControl/>
        <w:ind w:leftChars="67" w:left="141"/>
        <w:jc w:val="left"/>
        <w:rPr>
          <w:ins w:id="120" w:author="andrew" w:date="2019-08-22T13:49:00Z"/>
          <w:rFonts w:ascii="宋体" w:eastAsia="宋体" w:hAnsi="宋体" w:cs="宋体"/>
          <w:kern w:val="0"/>
          <w:sz w:val="24"/>
          <w:szCs w:val="24"/>
        </w:rPr>
        <w:pPrChange w:id="121" w:author="andrew" w:date="2019-08-22T13:50:00Z">
          <w:pPr>
            <w:widowControl/>
            <w:jc w:val="left"/>
          </w:pPr>
        </w:pPrChange>
      </w:pPr>
      <w:ins w:id="122" w:author="andrew" w:date="2019-08-22T13:49:00Z">
        <w:r>
          <w:rPr>
            <w:rFonts w:ascii="宋体" w:eastAsia="宋体" w:hAnsi="宋体" w:cs="宋体"/>
            <w:noProof/>
            <w:kern w:val="0"/>
            <w:sz w:val="24"/>
            <w:szCs w:val="24"/>
          </w:rPr>
          <w:lastRenderedPageBreak/>
          <w:drawing>
            <wp:inline distT="0" distB="0" distL="0" distR="0">
              <wp:extent cx="5137150" cy="3238799"/>
              <wp:effectExtent l="0" t="0" r="0" b="0"/>
              <wp:docPr id="32" name="图片 32" descr="C:\Users\andrew\AppData\Roaming\Tencent\Users\358399800\QQ\WinTemp\RichOle\~B6KIAYELY0KD[3~`E(LE)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andrew\AppData\Roaming\Tencent\Users\358399800\QQ\WinTemp\RichOle\~B6KIAYELY0KD[3~`E(LE)R.png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37150" cy="3238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F4920" w:rsidRPr="006F4920" w:rsidRDefault="006F4920" w:rsidP="006F4920">
      <w:pPr>
        <w:widowControl/>
        <w:ind w:leftChars="135" w:left="283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6E254C" w:rsidTr="008C41FC"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等级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自动生成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达成条件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多个数值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多组数值构成的条件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最高实质等级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>
            <w:commentRangeStart w:id="123"/>
            <w:r>
              <w:rPr>
                <w:rFonts w:hint="eastAsia"/>
              </w:rPr>
              <w:t>勾选后，等级高于此等级的等级，奖金计算及购物等，均视作此等级。</w:t>
            </w:r>
            <w:commentRangeEnd w:id="123"/>
            <w:r w:rsidR="00963097">
              <w:rPr>
                <w:rStyle w:val="a9"/>
              </w:rPr>
              <w:commentReference w:id="123"/>
            </w:r>
            <w:ins w:id="124" w:author="andrew" w:date="2019-08-20T12:40:00Z">
              <w:r w:rsidR="00795784">
                <w:rPr>
                  <w:rFonts w:hint="eastAsia"/>
                </w:rPr>
                <w:t>高于此等级的等级无法设置此选项。</w:t>
              </w:r>
            </w:ins>
          </w:p>
        </w:tc>
      </w:tr>
      <w:tr w:rsidR="006E254C" w:rsidTr="008C41FC"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rFonts w:hint="eastAsia"/>
                <w:color w:val="FF0000"/>
              </w:rPr>
              <w:t>保证金金额</w:t>
            </w: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color w:val="FF0000"/>
              </w:rPr>
              <w:t>0</w:t>
            </w:r>
          </w:p>
        </w:tc>
        <w:tc>
          <w:tcPr>
            <w:tcW w:w="1351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rFonts w:hint="eastAsia"/>
                <w:color w:val="FF0000"/>
              </w:rPr>
              <w:t>如果为</w:t>
            </w:r>
            <w:r w:rsidRPr="006E254C">
              <w:rPr>
                <w:rFonts w:hint="eastAsia"/>
                <w:color w:val="FF0000"/>
              </w:rPr>
              <w:t>0</w:t>
            </w:r>
            <w:r w:rsidRPr="006E254C">
              <w:rPr>
                <w:rFonts w:hint="eastAsia"/>
                <w:color w:val="FF0000"/>
              </w:rPr>
              <w:t>，表示不需要保证金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订货价格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该经销商订某种商品的价格，如果没有录入某种商品，</w:t>
            </w:r>
            <w:r w:rsidRPr="006E254C">
              <w:rPr>
                <w:rFonts w:hint="eastAsia"/>
                <w:color w:val="FF0000"/>
              </w:rPr>
              <w:t>此等级的经销</w:t>
            </w:r>
            <w:r w:rsidRPr="006E254C">
              <w:rPr>
                <w:rFonts w:hint="eastAsia"/>
                <w:color w:val="FF0000"/>
              </w:rPr>
              <w:lastRenderedPageBreak/>
              <w:t>商将无法看到此商品。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lastRenderedPageBreak/>
              <w:t>是否可领取团队奖金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是否可领取直推奖金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E600D4" w:rsidP="008C41FC">
            <w:r>
              <w:rPr>
                <w:rFonts w:hint="eastAsia"/>
              </w:rPr>
              <w:t>直推奖金设置</w:t>
            </w:r>
          </w:p>
        </w:tc>
        <w:tc>
          <w:tcPr>
            <w:tcW w:w="1350" w:type="dxa"/>
          </w:tcPr>
          <w:p w:rsidR="006E254C" w:rsidRDefault="00E600D4" w:rsidP="008C41FC">
            <w:r>
              <w:rPr>
                <w:rFonts w:hint="eastAsia"/>
              </w:rPr>
              <w:t>多栏目设置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E600D4" w:rsidP="008C41FC">
            <w:commentRangeStart w:id="125"/>
            <w:r>
              <w:rPr>
                <w:rFonts w:hint="eastAsia"/>
              </w:rPr>
              <w:t>直接上属、直接上属的上属、隔代上属的直推奖金设置</w:t>
            </w:r>
            <w:commentRangeEnd w:id="125"/>
            <w:r w:rsidR="00963097">
              <w:rPr>
                <w:rStyle w:val="a9"/>
              </w:rPr>
              <w:commentReference w:id="125"/>
            </w:r>
          </w:p>
        </w:tc>
      </w:tr>
      <w:tr w:rsidR="009079DD" w:rsidTr="008C41FC">
        <w:trPr>
          <w:ins w:id="126" w:author="andrew" w:date="2019-08-22T13:42:00Z"/>
        </w:trPr>
        <w:tc>
          <w:tcPr>
            <w:tcW w:w="1350" w:type="dxa"/>
          </w:tcPr>
          <w:p w:rsidR="009079DD" w:rsidRDefault="009079DD" w:rsidP="008C41FC">
            <w:pPr>
              <w:rPr>
                <w:ins w:id="127" w:author="andrew" w:date="2019-08-22T13:42:00Z"/>
                <w:rFonts w:hint="eastAsia"/>
              </w:rPr>
            </w:pPr>
            <w:ins w:id="128" w:author="andrew" w:date="2019-08-22T13:42:00Z">
              <w:r>
                <w:rPr>
                  <w:rFonts w:hint="eastAsia"/>
                </w:rPr>
                <w:t>是否</w:t>
              </w:r>
            </w:ins>
            <w:ins w:id="129" w:author="andrew" w:date="2019-08-22T13:43:00Z">
              <w:r>
                <w:rPr>
                  <w:rFonts w:hint="eastAsia"/>
                </w:rPr>
                <w:t>可获海外旅游名额</w:t>
              </w:r>
            </w:ins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30" w:author="andrew" w:date="2019-08-22T13:42:00Z"/>
                <w:rFonts w:hint="eastAsia"/>
              </w:rPr>
            </w:pPr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31" w:author="andrew" w:date="2019-08-22T13:42:00Z"/>
              </w:rPr>
            </w:pPr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32" w:author="andrew" w:date="2019-08-22T13:42:00Z"/>
              </w:rPr>
            </w:pPr>
          </w:p>
        </w:tc>
        <w:tc>
          <w:tcPr>
            <w:tcW w:w="1351" w:type="dxa"/>
          </w:tcPr>
          <w:p w:rsidR="009079DD" w:rsidRDefault="009079DD" w:rsidP="008C41FC">
            <w:pPr>
              <w:rPr>
                <w:ins w:id="133" w:author="andrew" w:date="2019-08-22T13:42:00Z"/>
              </w:rPr>
            </w:pPr>
            <w:ins w:id="134" w:author="andrew" w:date="2019-08-22T13:43:00Z">
              <w:r>
                <w:t>否</w:t>
              </w:r>
            </w:ins>
          </w:p>
        </w:tc>
        <w:tc>
          <w:tcPr>
            <w:tcW w:w="1351" w:type="dxa"/>
          </w:tcPr>
          <w:p w:rsidR="009079DD" w:rsidRDefault="009079DD" w:rsidP="008C41FC">
            <w:pPr>
              <w:rPr>
                <w:ins w:id="135" w:author="andrew" w:date="2019-08-22T13:42:00Z"/>
                <w:rFonts w:hint="eastAsia"/>
              </w:rPr>
            </w:pPr>
          </w:p>
        </w:tc>
      </w:tr>
      <w:tr w:rsidR="009079DD" w:rsidTr="008C41FC">
        <w:trPr>
          <w:ins w:id="136" w:author="andrew" w:date="2019-08-22T13:42:00Z"/>
        </w:trPr>
        <w:tc>
          <w:tcPr>
            <w:tcW w:w="1350" w:type="dxa"/>
          </w:tcPr>
          <w:p w:rsidR="009079DD" w:rsidRDefault="009079DD" w:rsidP="008C41FC">
            <w:pPr>
              <w:rPr>
                <w:ins w:id="137" w:author="andrew" w:date="2019-08-22T13:42:00Z"/>
                <w:rFonts w:hint="eastAsia"/>
              </w:rPr>
            </w:pPr>
            <w:ins w:id="138" w:author="andrew" w:date="2019-08-22T13:43:00Z">
              <w:r>
                <w:rPr>
                  <w:rFonts w:hint="eastAsia"/>
                </w:rPr>
                <w:t>单个名额海外旅游计算期间个人消费积分</w:t>
              </w:r>
            </w:ins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39" w:author="andrew" w:date="2019-08-22T13:42:00Z"/>
                <w:rFonts w:hint="eastAsia"/>
              </w:rPr>
            </w:pPr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40" w:author="andrew" w:date="2019-08-22T13:42:00Z"/>
              </w:rPr>
            </w:pPr>
          </w:p>
        </w:tc>
        <w:tc>
          <w:tcPr>
            <w:tcW w:w="1350" w:type="dxa"/>
          </w:tcPr>
          <w:p w:rsidR="009079DD" w:rsidRDefault="009079DD" w:rsidP="008C41FC">
            <w:pPr>
              <w:rPr>
                <w:ins w:id="141" w:author="andrew" w:date="2019-08-22T13:42:00Z"/>
              </w:rPr>
            </w:pPr>
          </w:p>
        </w:tc>
        <w:tc>
          <w:tcPr>
            <w:tcW w:w="1351" w:type="dxa"/>
          </w:tcPr>
          <w:p w:rsidR="009079DD" w:rsidRDefault="009079DD" w:rsidP="008C41FC">
            <w:pPr>
              <w:rPr>
                <w:ins w:id="142" w:author="andrew" w:date="2019-08-22T13:42:00Z"/>
              </w:rPr>
            </w:pPr>
            <w:ins w:id="143" w:author="andrew" w:date="2019-08-22T13:43:00Z">
              <w:r>
                <w:rPr>
                  <w:rFonts w:hint="eastAsia"/>
                </w:rPr>
                <w:t>0</w:t>
              </w:r>
            </w:ins>
          </w:p>
        </w:tc>
        <w:tc>
          <w:tcPr>
            <w:tcW w:w="1351" w:type="dxa"/>
          </w:tcPr>
          <w:p w:rsidR="009079DD" w:rsidRDefault="009079DD" w:rsidP="008C41FC">
            <w:pPr>
              <w:rPr>
                <w:ins w:id="144" w:author="andrew" w:date="2019-08-22T13:42:00Z"/>
                <w:rFonts w:hint="eastAsia"/>
              </w:rPr>
            </w:pPr>
          </w:p>
        </w:tc>
      </w:tr>
    </w:tbl>
    <w:p w:rsidR="006E254C" w:rsidRDefault="006E254C" w:rsidP="006E254C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界面操作说明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如果当前等级大于最高实质等级，则订货价格、奖金设置页面不显示，无法修改（直接使用最高实质等级的设置）。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奖金设置页面，如果不勾选是否可领取直推奖金，则下面的直推奖金设置不可编辑，所有的数值默认为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87F10" w:rsidRDefault="005D3562" w:rsidP="00E600D4">
      <w:pPr>
        <w:pStyle w:val="a5"/>
        <w:ind w:left="420" w:firstLineChars="0" w:firstLine="360"/>
      </w:pPr>
      <w:ins w:id="145" w:author="andrew" w:date="2019-08-20T12:49:00Z">
        <w:r>
          <w:rPr>
            <w:rFonts w:hint="eastAsia"/>
          </w:rPr>
          <w:t>直推奖金说明：</w:t>
        </w:r>
      </w:ins>
      <w:ins w:id="146" w:author="andrew" w:date="2019-08-20T12:48:00Z">
        <w:r w:rsidRPr="005D3562">
          <w:rPr>
            <w:rFonts w:hint="eastAsia"/>
          </w:rPr>
          <w:t xml:space="preserve">A --&gt; B --&gt; C --&gt; D, D </w:t>
        </w:r>
        <w:r w:rsidRPr="005D3562">
          <w:rPr>
            <w:rFonts w:hint="eastAsia"/>
          </w:rPr>
          <w:t>购货</w:t>
        </w:r>
        <w:r w:rsidRPr="005D3562">
          <w:rPr>
            <w:rFonts w:hint="eastAsia"/>
          </w:rPr>
          <w:t xml:space="preserve"> 100</w:t>
        </w:r>
        <w:r w:rsidRPr="005D3562">
          <w:rPr>
            <w:rFonts w:hint="eastAsia"/>
          </w:rPr>
          <w:t>元。如果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没有离职，则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3</w:t>
        </w:r>
        <w:r w:rsidRPr="005D3562">
          <w:rPr>
            <w:rFonts w:hint="eastAsia"/>
          </w:rPr>
          <w:t>元直推奖金。如果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离职了，则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没有直推奖金，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元直推奖金，两种情况</w:t>
        </w:r>
        <w:r w:rsidRPr="005D3562">
          <w:rPr>
            <w:rFonts w:hint="eastAsia"/>
          </w:rPr>
          <w:t>A</w:t>
        </w:r>
        <w:r w:rsidRPr="005D3562">
          <w:rPr>
            <w:rFonts w:hint="eastAsia"/>
          </w:rPr>
          <w:t>都没有奖金</w:t>
        </w:r>
      </w:ins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47" w:name="_Toc17373619"/>
      <w:r>
        <w:rPr>
          <w:rFonts w:hint="eastAsia"/>
        </w:rPr>
        <w:t>处罚类别设置</w:t>
      </w:r>
      <w:bookmarkEnd w:id="147"/>
    </w:p>
    <w:p w:rsidR="00087F10" w:rsidRDefault="00087F10" w:rsidP="00087F1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28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335482" cy="2755900"/>
            <wp:effectExtent l="0" t="0" r="0" b="6350"/>
            <wp:docPr id="14" name="图片 14" descr="C:\Users\andrew\AppData\Roaming\Tencent\Users\358399800\QQ\WinTemp\RichOle\B8$[KR7227OVM]SU%$~H~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w\AppData\Roaming\Tencent\Users\358399800\QQ\WinTemp\RichOle\B8$[KR7227OVM]SU%$~H~F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41" cy="275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501F0" w:rsidTr="008C41FC"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描述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501F0" w:rsidRDefault="002501F0" w:rsidP="008C41FC"/>
        </w:tc>
        <w:tc>
          <w:tcPr>
            <w:tcW w:w="1350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处罚</w:t>
            </w:r>
          </w:p>
        </w:tc>
        <w:tc>
          <w:tcPr>
            <w:tcW w:w="1350" w:type="dxa"/>
          </w:tcPr>
          <w:p w:rsidR="002501F0" w:rsidRDefault="002501F0" w:rsidP="008C41FC">
            <w:r w:rsidRPr="002501F0">
              <w:rPr>
                <w:rFonts w:hint="eastAsia"/>
                <w:color w:val="FF0000"/>
              </w:rPr>
              <w:t>多选</w:t>
            </w:r>
          </w:p>
        </w:tc>
        <w:tc>
          <w:tcPr>
            <w:tcW w:w="1350" w:type="dxa"/>
          </w:tcPr>
          <w:p w:rsidR="002501F0" w:rsidRDefault="002501F0" w:rsidP="008C41FC"/>
        </w:tc>
        <w:tc>
          <w:tcPr>
            <w:tcW w:w="1350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Pr="002501F0" w:rsidRDefault="002501F0" w:rsidP="008C41FC">
            <w:pPr>
              <w:rPr>
                <w:color w:val="FF0000"/>
              </w:rPr>
            </w:pPr>
            <w:r w:rsidRPr="002501F0">
              <w:rPr>
                <w:rFonts w:hint="eastAsia"/>
                <w:color w:val="FF0000"/>
              </w:rPr>
              <w:t>可以在以下项中多选</w:t>
            </w:r>
          </w:p>
          <w:p w:rsidR="002501F0" w:rsidRDefault="002501F0" w:rsidP="008C41FC">
            <w:r>
              <w:rPr>
                <w:rFonts w:hint="eastAsia"/>
              </w:rPr>
              <w:t>扣除保证金、扣当月直推奖金、扣当月团队奖金</w:t>
            </w:r>
          </w:p>
        </w:tc>
      </w:tr>
    </w:tbl>
    <w:p w:rsidR="002501F0" w:rsidRDefault="002501F0" w:rsidP="002501F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界面操作说明</w:t>
      </w:r>
    </w:p>
    <w:p w:rsidR="002501F0" w:rsidRDefault="002501F0" w:rsidP="002501F0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87F10" w:rsidRDefault="002501F0" w:rsidP="002501F0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2501F0" w:rsidRDefault="002501F0" w:rsidP="002501F0">
      <w:pPr>
        <w:pStyle w:val="a5"/>
        <w:ind w:left="78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48" w:name="_Toc17373620"/>
      <w:r>
        <w:rPr>
          <w:rFonts w:hint="eastAsia"/>
        </w:rPr>
        <w:t>奖金计算</w:t>
      </w:r>
      <w:bookmarkEnd w:id="148"/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界面截图</w:t>
      </w:r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界面要素说明</w:t>
      </w:r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界面操作说明</w:t>
      </w:r>
    </w:p>
    <w:p w:rsidR="00A56743" w:rsidRDefault="00A56743" w:rsidP="00A21A56">
      <w:pPr>
        <w:pStyle w:val="a5"/>
        <w:ind w:left="780" w:firstLineChars="0" w:firstLine="0"/>
      </w:pPr>
      <w:r>
        <w:rPr>
          <w:rFonts w:hint="eastAsia"/>
        </w:rPr>
        <w:t>进入画面：自动带出需要进行奖金计算的年月（当前年月）</w:t>
      </w:r>
    </w:p>
    <w:p w:rsidR="00A56743" w:rsidRDefault="00A56743" w:rsidP="00A21A56">
      <w:pPr>
        <w:pStyle w:val="a5"/>
        <w:ind w:left="780" w:firstLineChars="0" w:firstLine="0"/>
      </w:pPr>
      <w:r w:rsidRPr="00DE683F">
        <w:rPr>
          <w:rFonts w:hint="eastAsia"/>
          <w:b/>
          <w:sz w:val="24"/>
          <w:szCs w:val="24"/>
        </w:rPr>
        <w:t>计算</w:t>
      </w:r>
      <w:r>
        <w:rPr>
          <w:rFonts w:hint="eastAsia"/>
        </w:rPr>
        <w:t>：每个自然月月末进行当期的奖金计算。计算前需要选择要计算的年月。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针对每一笔</w:t>
      </w:r>
      <w:r w:rsidRPr="00032E2A">
        <w:rPr>
          <w:rFonts w:hint="eastAsia"/>
          <w:color w:val="FF0000"/>
        </w:rPr>
        <w:t>当月确认收货</w:t>
      </w:r>
      <w:r>
        <w:rPr>
          <w:rFonts w:hint="eastAsia"/>
        </w:rPr>
        <w:t>的订单，进行以下计算</w:t>
      </w:r>
    </w:p>
    <w:p w:rsidR="00033048" w:rsidRDefault="00A56743" w:rsidP="00033048">
      <w:pPr>
        <w:pStyle w:val="a5"/>
        <w:numPr>
          <w:ilvl w:val="0"/>
          <w:numId w:val="25"/>
        </w:numPr>
        <w:ind w:firstLineChars="0"/>
        <w:rPr>
          <w:ins w:id="149" w:author="andrew" w:date="2019-08-20T12:56:00Z"/>
        </w:rPr>
      </w:pPr>
      <w:r>
        <w:rPr>
          <w:rFonts w:hint="eastAsia"/>
        </w:rPr>
        <w:t>如果</w:t>
      </w:r>
      <w:r w:rsidRPr="00032E2A">
        <w:rPr>
          <w:rFonts w:hint="eastAsia"/>
          <w:color w:val="FF0000"/>
        </w:rPr>
        <w:t>订单提交</w:t>
      </w:r>
      <w:r>
        <w:rPr>
          <w:rFonts w:hint="eastAsia"/>
        </w:rPr>
        <w:t>时，录入订单的经销商等级可领取直推奖金。则按照该等级的直推奖金比例设置计算他的上属、以及上属的上属的该笔订单的直推奖金。相应人员本月直推奖金加上此笔订单的直推奖金。注意：只有上属或上属的上属在</w:t>
      </w:r>
      <w:r w:rsidRPr="00032E2A">
        <w:rPr>
          <w:rFonts w:hint="eastAsia"/>
          <w:color w:val="FF0000"/>
        </w:rPr>
        <w:t>该笔订单提交时</w:t>
      </w:r>
      <w:r>
        <w:rPr>
          <w:rFonts w:hint="eastAsia"/>
        </w:rPr>
        <w:t>与订货的经销商为同一等级时，才会有直推奖金。</w:t>
      </w:r>
    </w:p>
    <w:p w:rsidR="00033048" w:rsidRDefault="00033048">
      <w:pPr>
        <w:pStyle w:val="a5"/>
        <w:ind w:left="1620" w:firstLineChars="0" w:firstLine="0"/>
        <w:rPr>
          <w:ins w:id="150" w:author="andrew" w:date="2019-08-20T12:56:00Z"/>
        </w:rPr>
        <w:pPrChange w:id="151" w:author="andrew" w:date="2019-08-20T12:56:00Z">
          <w:pPr>
            <w:pStyle w:val="a5"/>
            <w:numPr>
              <w:numId w:val="25"/>
            </w:numPr>
            <w:ind w:left="1620" w:firstLineChars="0" w:hanging="360"/>
          </w:pPr>
        </w:pPrChange>
      </w:pPr>
      <w:ins w:id="152" w:author="andrew" w:date="2019-08-20T12:56:00Z">
        <w:r>
          <w:rPr>
            <w:rFonts w:hint="eastAsia"/>
          </w:rPr>
          <w:t>直推奖金说明</w:t>
        </w:r>
        <w:r>
          <w:rPr>
            <w:rFonts w:hint="eastAsia"/>
          </w:rPr>
          <w:t>(1)</w:t>
        </w:r>
        <w:r>
          <w:rPr>
            <w:rFonts w:hint="eastAsia"/>
          </w:rPr>
          <w:t>：</w:t>
        </w:r>
        <w:r w:rsidRPr="005D3562">
          <w:rPr>
            <w:rFonts w:hint="eastAsia"/>
          </w:rPr>
          <w:t xml:space="preserve">A --&gt; B --&gt; C --&gt; D, D </w:t>
        </w:r>
        <w:r w:rsidRPr="005D3562">
          <w:rPr>
            <w:rFonts w:hint="eastAsia"/>
          </w:rPr>
          <w:t>购货</w:t>
        </w:r>
        <w:r w:rsidRPr="005D3562">
          <w:rPr>
            <w:rFonts w:hint="eastAsia"/>
          </w:rPr>
          <w:t xml:space="preserve"> 100</w:t>
        </w:r>
        <w:r w:rsidRPr="005D3562">
          <w:rPr>
            <w:rFonts w:hint="eastAsia"/>
          </w:rPr>
          <w:t>元。</w:t>
        </w:r>
      </w:ins>
      <w:ins w:id="153" w:author="andrew" w:date="2019-08-20T12:57:00Z">
        <w:r>
          <w:rPr>
            <w:rFonts w:hint="eastAsia"/>
          </w:rPr>
          <w:t>A,B,C,D</w:t>
        </w:r>
        <w:r>
          <w:rPr>
            <w:rFonts w:hint="eastAsia"/>
          </w:rPr>
          <w:t>都是同一等级。</w:t>
        </w:r>
      </w:ins>
      <w:ins w:id="154" w:author="andrew" w:date="2019-08-20T12:56:00Z">
        <w:r w:rsidRPr="005D3562">
          <w:rPr>
            <w:rFonts w:hint="eastAsia"/>
          </w:rPr>
          <w:t>如果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没有离职，则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3</w:t>
        </w:r>
        <w:r w:rsidRPr="005D3562">
          <w:rPr>
            <w:rFonts w:hint="eastAsia"/>
          </w:rPr>
          <w:t>元直推奖金。如果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离职了，则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没有直推奖金，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元直推奖金，两种情况</w:t>
        </w:r>
        <w:r w:rsidRPr="005D3562">
          <w:rPr>
            <w:rFonts w:hint="eastAsia"/>
          </w:rPr>
          <w:t>A</w:t>
        </w:r>
        <w:r w:rsidRPr="005D3562">
          <w:rPr>
            <w:rFonts w:hint="eastAsia"/>
          </w:rPr>
          <w:t>都没有奖金</w:t>
        </w:r>
      </w:ins>
    </w:p>
    <w:p w:rsidR="00033048" w:rsidRDefault="00033048">
      <w:pPr>
        <w:pStyle w:val="a5"/>
        <w:ind w:left="1620" w:firstLineChars="0" w:firstLine="0"/>
        <w:rPr>
          <w:ins w:id="155" w:author="andrew" w:date="2019-08-20T13:01:00Z"/>
        </w:rPr>
        <w:pPrChange w:id="156" w:author="andrew" w:date="2019-08-20T12:56:00Z">
          <w:pPr>
            <w:pStyle w:val="a5"/>
            <w:numPr>
              <w:numId w:val="25"/>
            </w:numPr>
            <w:ind w:left="1620" w:firstLineChars="0" w:hanging="360"/>
          </w:pPr>
        </w:pPrChange>
      </w:pPr>
      <w:ins w:id="157" w:author="andrew" w:date="2019-08-20T12:56:00Z">
        <w:r>
          <w:rPr>
            <w:rFonts w:hint="eastAsia"/>
          </w:rPr>
          <w:t>直推奖金说明</w:t>
        </w:r>
        <w:r>
          <w:rPr>
            <w:rFonts w:hint="eastAsia"/>
          </w:rPr>
          <w:t>(2):</w:t>
        </w:r>
      </w:ins>
      <w:ins w:id="158" w:author="andrew" w:date="2019-08-20T12:57:00Z">
        <w:r w:rsidRPr="00033048">
          <w:rPr>
            <w:rFonts w:hint="eastAsia"/>
          </w:rPr>
          <w:t xml:space="preserve"> </w:t>
        </w:r>
        <w:r w:rsidRPr="005D3562">
          <w:rPr>
            <w:rFonts w:hint="eastAsia"/>
          </w:rPr>
          <w:t xml:space="preserve">A --&gt; B --&gt; C --&gt; D, D </w:t>
        </w:r>
        <w:r w:rsidRPr="005D3562">
          <w:rPr>
            <w:rFonts w:hint="eastAsia"/>
          </w:rPr>
          <w:t>购货</w:t>
        </w:r>
        <w:r w:rsidRPr="005D3562">
          <w:rPr>
            <w:rFonts w:hint="eastAsia"/>
          </w:rPr>
          <w:t xml:space="preserve"> 100</w:t>
        </w:r>
        <w:r w:rsidRPr="005D3562">
          <w:rPr>
            <w:rFonts w:hint="eastAsia"/>
          </w:rPr>
          <w:t>元。</w:t>
        </w:r>
      </w:ins>
      <w:ins w:id="159" w:author="andrew" w:date="2019-08-20T12:58:00Z">
        <w:r>
          <w:rPr>
            <w:rFonts w:hint="eastAsia"/>
          </w:rPr>
          <w:t>所有都没有离职。如果</w:t>
        </w:r>
        <w:r>
          <w:rPr>
            <w:rFonts w:hint="eastAsia"/>
          </w:rPr>
          <w:t>A,B,C,D</w:t>
        </w:r>
        <w:r>
          <w:rPr>
            <w:rFonts w:hint="eastAsia"/>
          </w:rPr>
          <w:t>都是同一等级</w:t>
        </w:r>
      </w:ins>
      <w:ins w:id="160" w:author="andrew" w:date="2019-08-20T12:57:00Z">
        <w:r w:rsidRPr="005D3562">
          <w:rPr>
            <w:rFonts w:hint="eastAsia"/>
          </w:rPr>
          <w:t>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3</w:t>
        </w:r>
        <w:r w:rsidRPr="005D3562">
          <w:rPr>
            <w:rFonts w:hint="eastAsia"/>
          </w:rPr>
          <w:t>元直推奖金。如果</w:t>
        </w:r>
      </w:ins>
      <w:ins w:id="161" w:author="andrew" w:date="2019-08-20T12:59:00Z">
        <w:r>
          <w:rPr>
            <w:rFonts w:hint="eastAsia"/>
          </w:rPr>
          <w:t>只有</w:t>
        </w:r>
        <w:r>
          <w:rPr>
            <w:rFonts w:hint="eastAsia"/>
          </w:rPr>
          <w:t>C</w:t>
        </w:r>
      </w:ins>
      <w:ins w:id="162" w:author="andrew" w:date="2019-08-20T12:58:00Z">
        <w:r>
          <w:rPr>
            <w:rFonts w:hint="eastAsia"/>
          </w:rPr>
          <w:t>不是同一等级</w:t>
        </w:r>
      </w:ins>
      <w:ins w:id="163" w:author="andrew" w:date="2019-08-20T12:57:00Z">
        <w:r w:rsidRPr="005D3562">
          <w:rPr>
            <w:rFonts w:hint="eastAsia"/>
          </w:rPr>
          <w:t>，则</w:t>
        </w:r>
        <w:r w:rsidRPr="005D3562">
          <w:rPr>
            <w:rFonts w:hint="eastAsia"/>
          </w:rPr>
          <w:t>C</w:t>
        </w:r>
        <w:r w:rsidRPr="005D3562">
          <w:rPr>
            <w:rFonts w:hint="eastAsia"/>
          </w:rPr>
          <w:t>没有直推奖金，</w:t>
        </w:r>
        <w:r w:rsidRPr="005D3562">
          <w:rPr>
            <w:rFonts w:hint="eastAsia"/>
          </w:rPr>
          <w:t>B</w:t>
        </w:r>
        <w:r w:rsidRPr="005D3562">
          <w:rPr>
            <w:rFonts w:hint="eastAsia"/>
          </w:rPr>
          <w:t>有</w:t>
        </w:r>
        <w:r w:rsidRPr="005D3562">
          <w:rPr>
            <w:rFonts w:hint="eastAsia"/>
          </w:rPr>
          <w:t>6</w:t>
        </w:r>
        <w:r w:rsidRPr="005D3562">
          <w:rPr>
            <w:rFonts w:hint="eastAsia"/>
          </w:rPr>
          <w:t>元直推奖金</w:t>
        </w:r>
      </w:ins>
      <w:ins w:id="164" w:author="andrew" w:date="2019-08-20T12:58:00Z">
        <w:r>
          <w:rPr>
            <w:rFonts w:hint="eastAsia"/>
          </w:rPr>
          <w:t>。</w:t>
        </w:r>
      </w:ins>
      <w:ins w:id="165" w:author="andrew" w:date="2019-08-20T12:59:00Z">
        <w:r>
          <w:rPr>
            <w:rFonts w:hint="eastAsia"/>
          </w:rPr>
          <w:t>如果只有</w:t>
        </w:r>
        <w:r>
          <w:rPr>
            <w:rFonts w:hint="eastAsia"/>
          </w:rPr>
          <w:t>B</w:t>
        </w:r>
        <w:r>
          <w:rPr>
            <w:rFonts w:hint="eastAsia"/>
          </w:rPr>
          <w:t>不是同一等级，这</w:t>
        </w:r>
        <w:r>
          <w:rPr>
            <w:rFonts w:hint="eastAsia"/>
          </w:rPr>
          <w:t>C</w:t>
        </w:r>
        <w:r>
          <w:rPr>
            <w:rFonts w:hint="eastAsia"/>
          </w:rPr>
          <w:t>有</w:t>
        </w:r>
        <w:r>
          <w:rPr>
            <w:rFonts w:hint="eastAsia"/>
          </w:rPr>
          <w:t>6</w:t>
        </w:r>
        <w:r>
          <w:rPr>
            <w:rFonts w:hint="eastAsia"/>
          </w:rPr>
          <w:t>元直推奖金，</w:t>
        </w:r>
        <w:r>
          <w:rPr>
            <w:rFonts w:hint="eastAsia"/>
          </w:rPr>
          <w:t>B</w:t>
        </w:r>
        <w:r>
          <w:rPr>
            <w:rFonts w:hint="eastAsia"/>
          </w:rPr>
          <w:t>没有</w:t>
        </w:r>
      </w:ins>
      <w:ins w:id="166" w:author="andrew" w:date="2019-08-20T13:00:00Z">
        <w:r>
          <w:rPr>
            <w:rFonts w:hint="eastAsia"/>
          </w:rPr>
          <w:t>直推奖金。三</w:t>
        </w:r>
        <w:r w:rsidRPr="005D3562">
          <w:rPr>
            <w:rFonts w:hint="eastAsia"/>
          </w:rPr>
          <w:t>种情况</w:t>
        </w:r>
        <w:r w:rsidRPr="005D3562">
          <w:rPr>
            <w:rFonts w:hint="eastAsia"/>
          </w:rPr>
          <w:t>A</w:t>
        </w:r>
        <w:r w:rsidRPr="005D3562">
          <w:rPr>
            <w:rFonts w:hint="eastAsia"/>
          </w:rPr>
          <w:t>都没有奖金</w:t>
        </w:r>
      </w:ins>
    </w:p>
    <w:p w:rsidR="00B831B7" w:rsidRDefault="00B831B7">
      <w:pPr>
        <w:pStyle w:val="a5"/>
        <w:ind w:left="1620" w:firstLineChars="0" w:firstLine="0"/>
        <w:pPrChange w:id="167" w:author="andrew" w:date="2019-08-20T12:56:00Z">
          <w:pPr>
            <w:pStyle w:val="a5"/>
            <w:numPr>
              <w:numId w:val="25"/>
            </w:numPr>
            <w:ind w:left="1620" w:firstLineChars="0" w:hanging="360"/>
          </w:pPr>
        </w:pPrChange>
      </w:pPr>
      <w:ins w:id="168" w:author="andrew" w:date="2019-08-20T13:02:00Z">
        <w:r>
          <w:rPr>
            <w:rFonts w:hint="eastAsia"/>
          </w:rPr>
          <w:t>上面直推奖金说明中，设置的直接上属直推奖金比例为</w:t>
        </w:r>
        <w:r>
          <w:rPr>
            <w:rFonts w:hint="eastAsia"/>
          </w:rPr>
          <w:t xml:space="preserve"> 6%</w:t>
        </w:r>
        <w:r>
          <w:rPr>
            <w:rFonts w:hint="eastAsia"/>
          </w:rPr>
          <w:t>，上属的上属直推奖金比例为</w:t>
        </w:r>
        <w:r>
          <w:rPr>
            <w:rFonts w:hint="eastAsia"/>
          </w:rPr>
          <w:t xml:space="preserve"> 3%</w:t>
        </w:r>
        <w:r>
          <w:rPr>
            <w:rFonts w:hint="eastAsia"/>
          </w:rPr>
          <w:t>。</w:t>
        </w:r>
      </w:ins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 w:rsidRPr="00933A91">
        <w:rPr>
          <w:rFonts w:hint="eastAsia"/>
          <w:color w:val="FF0000"/>
        </w:rPr>
        <w:t>在计算奖金的</w:t>
      </w:r>
      <w:r>
        <w:rPr>
          <w:rFonts w:hint="eastAsia"/>
          <w:color w:val="FF0000"/>
        </w:rPr>
        <w:t>当期期末</w:t>
      </w:r>
      <w:r>
        <w:rPr>
          <w:rFonts w:hint="eastAsia"/>
        </w:rPr>
        <w:t>，录入订单的经销商所处等级可领取团队奖金，则将订单积分累计到经销商本月订货积分中。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所有订单计算完成后，统计所有经销商的直推奖金。</w:t>
      </w:r>
      <w:r w:rsidR="005975F1">
        <w:rPr>
          <w:rFonts w:hint="eastAsia"/>
        </w:rPr>
        <w:t>如果经销商本月有已审核的处罚单且处罚包含扣除直推奖金，则他的直推奖金清</w:t>
      </w:r>
      <w:r w:rsidR="005975F1">
        <w:rPr>
          <w:rFonts w:hint="eastAsia"/>
        </w:rPr>
        <w:t>0</w:t>
      </w:r>
      <w:r w:rsidR="005975F1">
        <w:rPr>
          <w:rFonts w:hint="eastAsia"/>
        </w:rPr>
        <w:t>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  <w:rPr>
          <w:ins w:id="169" w:author="andrew" w:date="2019-08-22T13:44:00Z"/>
          <w:rFonts w:hint="eastAsia"/>
        </w:rPr>
      </w:pPr>
      <w:r>
        <w:rPr>
          <w:rFonts w:hint="eastAsia"/>
        </w:rPr>
        <w:t>所有订单计算完成后，按照团队奖金设置的积分范围和比例，计算每个经</w:t>
      </w:r>
      <w:r>
        <w:rPr>
          <w:rFonts w:hint="eastAsia"/>
        </w:rPr>
        <w:lastRenderedPageBreak/>
        <w:t>销商的团队奖金。</w:t>
      </w:r>
      <w:r w:rsidR="005975F1">
        <w:rPr>
          <w:rFonts w:hint="eastAsia"/>
        </w:rPr>
        <w:t>如果经销商本月有已审核的处罚单且处罚包含扣除团队奖金，则他的团队奖金清</w:t>
      </w:r>
      <w:r w:rsidR="005975F1">
        <w:rPr>
          <w:rFonts w:hint="eastAsia"/>
        </w:rPr>
        <w:t>0</w:t>
      </w:r>
      <w:r w:rsidR="005975F1">
        <w:rPr>
          <w:rFonts w:hint="eastAsia"/>
        </w:rPr>
        <w:t>。</w:t>
      </w:r>
    </w:p>
    <w:p w:rsidR="000A065B" w:rsidRDefault="000A065B" w:rsidP="00032E2A">
      <w:pPr>
        <w:pStyle w:val="a5"/>
        <w:numPr>
          <w:ilvl w:val="0"/>
          <w:numId w:val="25"/>
        </w:numPr>
        <w:ind w:firstLineChars="0"/>
      </w:pPr>
      <w:ins w:id="170" w:author="andrew" w:date="2019-08-22T13:44:00Z">
        <w:r>
          <w:rPr>
            <w:rFonts w:hint="eastAsia"/>
          </w:rPr>
          <w:t>如果距离上次海外旅游时间达到系统参数规定的时间，则根据上次计算到</w:t>
        </w:r>
      </w:ins>
      <w:ins w:id="171" w:author="andrew" w:date="2019-08-22T13:45:00Z">
        <w:r>
          <w:rPr>
            <w:rFonts w:hint="eastAsia"/>
          </w:rPr>
          <w:t>现在这个期间经销商个人消费积分（向上级累计订货</w:t>
        </w:r>
        <w:r>
          <w:rPr>
            <w:rFonts w:hint="eastAsia"/>
          </w:rPr>
          <w:t xml:space="preserve"> </w:t>
        </w:r>
        <w:r>
          <w:t>–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下级向自己累计提货）计算海外旅游</w:t>
        </w:r>
      </w:ins>
      <w:ins w:id="172" w:author="andrew" w:date="2019-08-22T13:46:00Z">
        <w:r>
          <w:rPr>
            <w:rFonts w:hint="eastAsia"/>
          </w:rPr>
          <w:t>名额。</w:t>
        </w:r>
      </w:ins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 w:rsidRPr="00C80B79">
        <w:rPr>
          <w:rFonts w:hint="eastAsia"/>
          <w:b/>
          <w:color w:val="FF0000"/>
        </w:rPr>
        <w:t>注意</w:t>
      </w:r>
      <w:r>
        <w:rPr>
          <w:rFonts w:hint="eastAsia"/>
        </w:rPr>
        <w:t>：所有订单所属的期间，由订单收货确认的时间为准。直推奖金计算的经销商等级，以订单提交的时间的经销商等级为准（因为订单单价是订单提交时的经销商等级确定的）。团队奖金是按照奖金计算的期间末经销商等级为准。</w:t>
      </w:r>
    </w:p>
    <w:p w:rsidR="00A56743" w:rsidRDefault="00A56743" w:rsidP="00A21A56">
      <w:pPr>
        <w:pStyle w:val="a5"/>
        <w:ind w:left="780" w:firstLineChars="0" w:firstLine="0"/>
      </w:pPr>
      <w:r w:rsidRPr="00DE683F">
        <w:rPr>
          <w:rFonts w:hint="eastAsia"/>
          <w:b/>
          <w:sz w:val="24"/>
          <w:szCs w:val="24"/>
        </w:rPr>
        <w:t>回退</w:t>
      </w:r>
      <w:r>
        <w:rPr>
          <w:rFonts w:hint="eastAsia"/>
        </w:rPr>
        <w:t>：选择要回退的年月，按回退后，会提示是否真的要回退到选定的年月？如果回答是，则会删除已经计算的奖金。并将当前年月设置为回退到的年月。</w:t>
      </w:r>
    </w:p>
    <w:p w:rsidR="001B281A" w:rsidRDefault="001B281A" w:rsidP="00A21A56">
      <w:pPr>
        <w:pStyle w:val="a5"/>
        <w:ind w:left="780" w:firstLineChars="0" w:firstLine="0"/>
      </w:pPr>
    </w:p>
    <w:p w:rsidR="00A56743" w:rsidRDefault="00A56743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73" w:name="_Toc17373621"/>
      <w:r>
        <w:rPr>
          <w:rFonts w:hint="eastAsia"/>
        </w:rPr>
        <w:t>经销商等级计算</w:t>
      </w:r>
      <w:bookmarkEnd w:id="173"/>
    </w:p>
    <w:p w:rsidR="00A56743" w:rsidRDefault="00A56743" w:rsidP="00A56743">
      <w:pPr>
        <w:pStyle w:val="a5"/>
        <w:ind w:left="420" w:firstLineChars="0" w:firstLine="0"/>
      </w:pPr>
      <w:r>
        <w:rPr>
          <w:rFonts w:hint="eastAsia"/>
        </w:rPr>
        <w:t>每天晚上自动计算，无系统界面。</w:t>
      </w:r>
    </w:p>
    <w:p w:rsidR="00A56743" w:rsidRDefault="00A56743" w:rsidP="00A56743">
      <w:pPr>
        <w:pStyle w:val="a5"/>
        <w:ind w:left="420" w:firstLineChars="0" w:firstLine="0"/>
      </w:pPr>
      <w:r>
        <w:rPr>
          <w:rFonts w:hint="eastAsia"/>
        </w:rPr>
        <w:t>对每个经销商，进行以下计算</w:t>
      </w:r>
    </w:p>
    <w:p w:rsidR="00A56743" w:rsidRDefault="00A5674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如果已经离职，则跳过</w:t>
      </w:r>
    </w:p>
    <w:p w:rsidR="00A56743" w:rsidRPr="001B281A" w:rsidRDefault="00A56743" w:rsidP="00A56743">
      <w:pPr>
        <w:pStyle w:val="a5"/>
        <w:numPr>
          <w:ilvl w:val="0"/>
          <w:numId w:val="26"/>
        </w:numPr>
        <w:ind w:firstLineChars="0"/>
        <w:rPr>
          <w:color w:val="FF0000"/>
        </w:rPr>
      </w:pPr>
      <w:r w:rsidRPr="001B281A">
        <w:rPr>
          <w:rFonts w:hint="eastAsia"/>
          <w:color w:val="FF0000"/>
        </w:rPr>
        <w:t>如果已经设置等级，且当前时间在有效期内，则跳过。（参考</w:t>
      </w:r>
      <w:r w:rsidR="00CB47A3" w:rsidRPr="001B281A">
        <w:rPr>
          <w:rFonts w:hint="eastAsia"/>
          <w:color w:val="FF0000"/>
        </w:rPr>
        <w:t>资料变更申请单：变更经销商等级）</w:t>
      </w:r>
    </w:p>
    <w:p w:rsidR="00CB47A3" w:rsidRDefault="00CB47A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获取经销商当前等级，检查经销商是否满足当前等级条件，如果不满足，则降一级。</w:t>
      </w:r>
    </w:p>
    <w:p w:rsidR="00CB47A3" w:rsidRDefault="00CB47A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如果满足，则检查上一等级的条件，如果满足，则升一级。</w:t>
      </w:r>
    </w:p>
    <w:p w:rsidR="00F413CB" w:rsidRDefault="0074018C" w:rsidP="00A56743">
      <w:pPr>
        <w:pStyle w:val="a5"/>
        <w:numPr>
          <w:ilvl w:val="0"/>
          <w:numId w:val="26"/>
        </w:numPr>
        <w:ind w:firstLineChars="0"/>
      </w:pPr>
      <w:ins w:id="174" w:author="andrew" w:date="2019-08-22T13:59:00Z">
        <w:r>
          <w:t>如果</w:t>
        </w:r>
      </w:ins>
      <w:ins w:id="175" w:author="andrew" w:date="2019-08-22T14:00:00Z">
        <w:r>
          <w:t>计算后</w:t>
        </w:r>
        <w:r>
          <w:rPr>
            <w:rFonts w:hint="eastAsia"/>
          </w:rPr>
          <w:t>，</w:t>
        </w:r>
      </w:ins>
      <w:ins w:id="176" w:author="andrew" w:date="2019-08-22T13:59:00Z">
        <w:r>
          <w:t>供货中心对应的经销商</w:t>
        </w:r>
        <w:r>
          <w:rPr>
            <w:rFonts w:hint="eastAsia"/>
          </w:rPr>
          <w:t>，</w:t>
        </w:r>
        <w:r>
          <w:t>等级</w:t>
        </w:r>
      </w:ins>
      <w:ins w:id="177" w:author="andrew" w:date="2019-08-22T14:00:00Z">
        <w:r>
          <w:rPr>
            <w:rFonts w:hint="eastAsia"/>
          </w:rPr>
          <w:t>低于</w:t>
        </w:r>
      </w:ins>
      <w:ins w:id="178" w:author="andrew" w:date="2019-08-22T13:59:00Z">
        <w:r>
          <w:t>最高实质等级</w:t>
        </w:r>
      </w:ins>
      <w:ins w:id="179" w:author="andrew" w:date="2019-08-22T14:00:00Z">
        <w:r>
          <w:rPr>
            <w:rFonts w:hint="eastAsia"/>
          </w:rPr>
          <w:t>，</w:t>
        </w:r>
        <w:r>
          <w:t>则注销相应的供货中心</w:t>
        </w:r>
        <w:r>
          <w:rPr>
            <w:rFonts w:hint="eastAsia"/>
          </w:rPr>
          <w:t>，</w:t>
        </w:r>
        <w:r>
          <w:t>且生成一张资料变更申请单</w:t>
        </w:r>
        <w:r>
          <w:rPr>
            <w:rFonts w:hint="eastAsia"/>
          </w:rPr>
          <w:t>，</w:t>
        </w:r>
        <w:r>
          <w:t>变更经销商等级为</w:t>
        </w:r>
        <w:r>
          <w:rPr>
            <w:rFonts w:hint="eastAsia"/>
          </w:rPr>
          <w:t>（最高实质等级），有效</w:t>
        </w:r>
      </w:ins>
      <w:ins w:id="180" w:author="andrew" w:date="2019-08-22T14:01:00Z">
        <w:r>
          <w:rPr>
            <w:rFonts w:hint="eastAsia"/>
          </w:rPr>
          <w:t>期限一个月，备注注明是系统因为供货中心降级自动生成。</w:t>
        </w:r>
      </w:ins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81" w:name="_Toc17373622"/>
      <w:r>
        <w:rPr>
          <w:rFonts w:hint="eastAsia"/>
        </w:rPr>
        <w:t>供货中心维护</w:t>
      </w:r>
      <w:bookmarkEnd w:id="181"/>
    </w:p>
    <w:p w:rsidR="00087F10" w:rsidRDefault="00087F10" w:rsidP="00087F1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997450" cy="2432050"/>
            <wp:effectExtent l="0" t="0" r="0" b="6350"/>
            <wp:docPr id="15" name="图片 15" descr="C:\Users\andrew\AppData\Roaming\Tencent\Users\358399800\QQ\WinTemp\RichOle\FV9B2UWI()2B]X}D[8O8}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w\AppData\Roaming\Tencent\Users\358399800\QQ\WinTemp\RichOle\FV9B2UWI()2B]X}D[8O8}7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73" cy="243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F0FFB" w:rsidTr="008C41FC"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编号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地址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lastRenderedPageBreak/>
              <w:t>经销商编号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>
            <w:r>
              <w:rPr>
                <w:rFonts w:hint="eastAsia"/>
              </w:rPr>
              <w:t>必须选择实质最高等级及以上等级的经销商</w:t>
            </w:r>
          </w:p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经销商姓名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>
            <w:r>
              <w:rPr>
                <w:rFonts w:hint="eastAsia"/>
              </w:rPr>
              <w:t>只读，通过经销商编号带出</w:t>
            </w:r>
          </w:p>
        </w:tc>
      </w:tr>
    </w:tbl>
    <w:p w:rsidR="00AF0FFB" w:rsidRDefault="00AF0FFB" w:rsidP="00AF0FFB"/>
    <w:p w:rsidR="00087F10" w:rsidRDefault="00087F10" w:rsidP="00087F1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界面操作说明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保存前检查：对应的经销商必须是实质最高等级及以上等级。</w:t>
      </w:r>
    </w:p>
    <w:p w:rsidR="003B3C75" w:rsidRDefault="003B3C75" w:rsidP="00EE07A1">
      <w:pPr>
        <w:pStyle w:val="a5"/>
        <w:ind w:left="780" w:firstLineChars="0" w:firstLine="0"/>
      </w:pPr>
    </w:p>
    <w:p w:rsidR="00EE07A1" w:rsidRDefault="003B3C75" w:rsidP="00EE07A1">
      <w:pPr>
        <w:pStyle w:val="a5"/>
        <w:ind w:left="780" w:firstLineChars="0" w:firstLine="0"/>
      </w:pPr>
      <w:r>
        <w:rPr>
          <w:rFonts w:hint="eastAsia"/>
        </w:rPr>
        <w:t>如果供货中心对应的</w:t>
      </w:r>
      <w:r w:rsidR="00EE07A1">
        <w:rPr>
          <w:rFonts w:hint="eastAsia"/>
        </w:rPr>
        <w:t>经销商注销，</w:t>
      </w:r>
      <w:r>
        <w:rPr>
          <w:rFonts w:hint="eastAsia"/>
        </w:rPr>
        <w:t>则</w:t>
      </w:r>
      <w:r w:rsidR="00EE07A1">
        <w:rPr>
          <w:rFonts w:hint="eastAsia"/>
        </w:rPr>
        <w:t>供货中心注销。</w:t>
      </w:r>
    </w:p>
    <w:p w:rsidR="003B3C75" w:rsidRDefault="003B3C75" w:rsidP="00EE07A1">
      <w:pPr>
        <w:pStyle w:val="a5"/>
        <w:ind w:left="780" w:firstLineChars="0" w:firstLine="0"/>
      </w:pPr>
    </w:p>
    <w:p w:rsidR="00EE07A1" w:rsidRDefault="00EE07A1" w:rsidP="00EE07A1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注销</w:t>
      </w:r>
      <w:r>
        <w:rPr>
          <w:rFonts w:hint="eastAsia"/>
        </w:rPr>
        <w:t>：注销当前供货中心，且在左边的</w:t>
      </w:r>
      <w:r w:rsidR="003B3C75">
        <w:rPr>
          <w:rFonts w:hint="eastAsia"/>
        </w:rPr>
        <w:t>列表中显示成红色。</w:t>
      </w:r>
    </w:p>
    <w:p w:rsidR="00EE07A1" w:rsidRDefault="00EE07A1" w:rsidP="00EE07A1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恢复</w:t>
      </w:r>
      <w:r>
        <w:rPr>
          <w:rFonts w:hint="eastAsia"/>
        </w:rPr>
        <w:t>：</w:t>
      </w:r>
      <w:r w:rsidR="003B3C75">
        <w:rPr>
          <w:rFonts w:hint="eastAsia"/>
        </w:rPr>
        <w:t>对已经注销的供货中心进行恢复，如果经销商已经注销</w:t>
      </w:r>
      <w:ins w:id="182" w:author="andrew" w:date="2019-08-22T13:58:00Z">
        <w:r w:rsidR="00CC4156">
          <w:rPr>
            <w:rFonts w:hint="eastAsia"/>
          </w:rPr>
          <w:t>，则不能恢复</w:t>
        </w:r>
      </w:ins>
      <w:r w:rsidR="003B3C75">
        <w:rPr>
          <w:rFonts w:hint="eastAsia"/>
        </w:rPr>
        <w:t>，</w:t>
      </w:r>
      <w:ins w:id="183" w:author="andrew" w:date="2019-08-22T13:58:00Z">
        <w:r w:rsidR="00CC4156">
          <w:rPr>
            <w:rFonts w:hint="eastAsia"/>
          </w:rPr>
          <w:t>如果经销商等级不是最高实质等级及以上等级，</w:t>
        </w:r>
      </w:ins>
      <w:del w:id="184" w:author="andrew" w:date="2019-08-22T13:58:00Z">
        <w:r w:rsidR="003B3C75" w:rsidDel="00CC4156">
          <w:rPr>
            <w:rFonts w:hint="eastAsia"/>
          </w:rPr>
          <w:delText>则</w:delText>
        </w:r>
      </w:del>
      <w:ins w:id="185" w:author="andrew" w:date="2019-08-22T13:58:00Z">
        <w:r w:rsidR="00CC4156">
          <w:rPr>
            <w:rFonts w:hint="eastAsia"/>
          </w:rPr>
          <w:t>也</w:t>
        </w:r>
      </w:ins>
      <w:r w:rsidR="003B3C75">
        <w:rPr>
          <w:rFonts w:hint="eastAsia"/>
        </w:rPr>
        <w:t>不能恢复。</w:t>
      </w:r>
    </w:p>
    <w:p w:rsidR="00087F10" w:rsidRDefault="00087F10" w:rsidP="00087F10">
      <w:pPr>
        <w:pStyle w:val="a5"/>
        <w:ind w:left="42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86" w:name="_Toc17373623"/>
      <w:r>
        <w:rPr>
          <w:rFonts w:hint="eastAsia"/>
        </w:rPr>
        <w:t>商品资料维护</w:t>
      </w:r>
      <w:bookmarkEnd w:id="186"/>
    </w:p>
    <w:p w:rsidR="00087F10" w:rsidRDefault="00087F10" w:rsidP="00087F1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界面截图</w:t>
      </w:r>
    </w:p>
    <w:p w:rsidR="007A54D1" w:rsidRPr="007A54D1" w:rsidRDefault="007A54D1" w:rsidP="007A54D1">
      <w:pPr>
        <w:widowControl/>
        <w:ind w:leftChars="202" w:left="424"/>
        <w:jc w:val="left"/>
        <w:rPr>
          <w:ins w:id="187" w:author="andrew" w:date="2019-08-22T14:04:00Z"/>
          <w:rFonts w:ascii="宋体" w:eastAsia="宋体" w:hAnsi="宋体" w:cs="宋体"/>
          <w:kern w:val="0"/>
          <w:sz w:val="24"/>
          <w:szCs w:val="24"/>
        </w:rPr>
        <w:pPrChange w:id="188" w:author="andrew" w:date="2019-08-22T14:04:00Z">
          <w:pPr>
            <w:widowControl/>
            <w:jc w:val="left"/>
          </w:pPr>
        </w:pPrChange>
      </w:pPr>
      <w:ins w:id="189" w:author="andrew" w:date="2019-08-22T14:04:00Z">
        <w:r>
          <w:rPr>
            <w:rFonts w:ascii="宋体" w:eastAsia="宋体" w:hAnsi="宋体" w:cs="宋体"/>
            <w:noProof/>
            <w:kern w:val="0"/>
            <w:sz w:val="24"/>
            <w:szCs w:val="24"/>
          </w:rPr>
          <w:drawing>
            <wp:inline distT="0" distB="0" distL="0" distR="0">
              <wp:extent cx="4023433" cy="2679700"/>
              <wp:effectExtent l="0" t="0" r="0" b="0"/>
              <wp:docPr id="36" name="图片 36" descr="C:\Users\andrew\AppData\Roaming\Tencent\Users\358399800\QQ\WinTemp\RichOle\VO[TXEM0O[CR{109]48J`7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andrew\AppData\Roaming\Tencent\Users\358399800\QQ\WinTemp\RichOle\VO[TXEM0O[CR{109]48J`78.png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23433" cy="267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A54D1" w:rsidRPr="007A54D1" w:rsidRDefault="007A54D1" w:rsidP="007A54D1">
      <w:pPr>
        <w:widowControl/>
        <w:ind w:leftChars="202" w:left="42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29100" cy="2816678"/>
            <wp:effectExtent l="0" t="0" r="0" b="0"/>
            <wp:docPr id="37" name="图片 37" descr="C:\Users\andrew\AppData\Roaming\Tencent\Users\358399800\QQ\WinTemp\RichOle\UZAX%U}XOS2%I0SP@VCA1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w\AppData\Roaming\Tencent\Users\358399800\QQ\WinTemp\RichOle\UZAX%U}XOS2%I0SP@VCA1P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63" cy="281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3E2" w:rsidRDefault="001B33E2" w:rsidP="001B33E2"/>
    <w:p w:rsidR="00087F10" w:rsidRDefault="00087F10" w:rsidP="00087F1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13250" w:rsidTr="008C41FC"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商品编号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商品名称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规格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单价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是否停用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停用后不能订货</w:t>
            </w:r>
          </w:p>
        </w:tc>
      </w:tr>
      <w:tr w:rsidR="007A54D1" w:rsidTr="008C41FC">
        <w:tc>
          <w:tcPr>
            <w:tcW w:w="1350" w:type="dxa"/>
          </w:tcPr>
          <w:p w:rsidR="007A54D1" w:rsidRDefault="007A54D1" w:rsidP="008C41FC">
            <w:pPr>
              <w:rPr>
                <w:rFonts w:hint="eastAsia"/>
              </w:rPr>
            </w:pPr>
            <w:r>
              <w:rPr>
                <w:rFonts w:hint="eastAsia"/>
              </w:rPr>
              <w:t>商品说明</w:t>
            </w:r>
          </w:p>
        </w:tc>
        <w:tc>
          <w:tcPr>
            <w:tcW w:w="1350" w:type="dxa"/>
          </w:tcPr>
          <w:p w:rsidR="007A54D1" w:rsidRDefault="007A54D1" w:rsidP="008C41FC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7A54D1" w:rsidRDefault="007A54D1" w:rsidP="008C41FC"/>
        </w:tc>
        <w:tc>
          <w:tcPr>
            <w:tcW w:w="1350" w:type="dxa"/>
          </w:tcPr>
          <w:p w:rsidR="007A54D1" w:rsidRDefault="007A54D1" w:rsidP="008C41FC"/>
        </w:tc>
        <w:tc>
          <w:tcPr>
            <w:tcW w:w="1351" w:type="dxa"/>
          </w:tcPr>
          <w:p w:rsidR="007A54D1" w:rsidRDefault="007A54D1" w:rsidP="008C41FC"/>
        </w:tc>
        <w:tc>
          <w:tcPr>
            <w:tcW w:w="1351" w:type="dxa"/>
          </w:tcPr>
          <w:p w:rsidR="007A54D1" w:rsidRDefault="007A54D1" w:rsidP="008C41FC">
            <w:pPr>
              <w:rPr>
                <w:rFonts w:hint="eastAsia"/>
              </w:rPr>
            </w:pPr>
            <w:r>
              <w:rPr>
                <w:rFonts w:hint="eastAsia"/>
              </w:rPr>
              <w:t>简单说明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商品描述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显示在商品展示中的描述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</w:t>
            </w:r>
            <w:del w:id="190" w:author="andrew" w:date="2019-08-22T14:06:00Z">
              <w:r w:rsidDel="007A54D1">
                <w:rPr>
                  <w:rFonts w:hint="eastAsia"/>
                </w:rPr>
                <w:delText>图片</w:delText>
              </w:r>
            </w:del>
            <w:ins w:id="191" w:author="andrew" w:date="2019-08-22T14:06:00Z">
              <w:r w:rsidR="007A54D1">
                <w:rPr>
                  <w:rFonts w:hint="eastAsia"/>
                </w:rPr>
                <w:t>大图</w:t>
              </w:r>
            </w:ins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显示在商品展示中的图片</w:t>
            </w:r>
          </w:p>
        </w:tc>
      </w:tr>
      <w:tr w:rsidR="007A54D1" w:rsidTr="008C41FC">
        <w:trPr>
          <w:ins w:id="192" w:author="andrew" w:date="2019-08-22T14:06:00Z"/>
        </w:trPr>
        <w:tc>
          <w:tcPr>
            <w:tcW w:w="1350" w:type="dxa"/>
          </w:tcPr>
          <w:p w:rsidR="007A54D1" w:rsidRDefault="007A54D1" w:rsidP="008C41FC">
            <w:pPr>
              <w:rPr>
                <w:ins w:id="193" w:author="andrew" w:date="2019-08-22T14:06:00Z"/>
                <w:rFonts w:hint="eastAsia"/>
              </w:rPr>
            </w:pPr>
            <w:ins w:id="194" w:author="andrew" w:date="2019-08-22T14:06:00Z">
              <w:r>
                <w:rPr>
                  <w:rFonts w:hint="eastAsia"/>
                </w:rPr>
                <w:t>商品小图</w:t>
              </w:r>
            </w:ins>
          </w:p>
        </w:tc>
        <w:tc>
          <w:tcPr>
            <w:tcW w:w="1350" w:type="dxa"/>
          </w:tcPr>
          <w:p w:rsidR="007A54D1" w:rsidRDefault="007A54D1" w:rsidP="008C41FC">
            <w:pPr>
              <w:rPr>
                <w:ins w:id="195" w:author="andrew" w:date="2019-08-22T14:06:00Z"/>
              </w:rPr>
            </w:pPr>
          </w:p>
        </w:tc>
        <w:tc>
          <w:tcPr>
            <w:tcW w:w="1350" w:type="dxa"/>
          </w:tcPr>
          <w:p w:rsidR="007A54D1" w:rsidRDefault="007A54D1" w:rsidP="008C41FC">
            <w:pPr>
              <w:rPr>
                <w:ins w:id="196" w:author="andrew" w:date="2019-08-22T14:06:00Z"/>
              </w:rPr>
            </w:pPr>
          </w:p>
        </w:tc>
        <w:tc>
          <w:tcPr>
            <w:tcW w:w="1350" w:type="dxa"/>
          </w:tcPr>
          <w:p w:rsidR="007A54D1" w:rsidRDefault="007A54D1" w:rsidP="008C41FC">
            <w:pPr>
              <w:rPr>
                <w:ins w:id="197" w:author="andrew" w:date="2019-08-22T14:06:00Z"/>
              </w:rPr>
            </w:pPr>
          </w:p>
        </w:tc>
        <w:tc>
          <w:tcPr>
            <w:tcW w:w="1351" w:type="dxa"/>
          </w:tcPr>
          <w:p w:rsidR="007A54D1" w:rsidRDefault="007A54D1" w:rsidP="008C41FC">
            <w:pPr>
              <w:rPr>
                <w:ins w:id="198" w:author="andrew" w:date="2019-08-22T14:06:00Z"/>
              </w:rPr>
            </w:pPr>
          </w:p>
        </w:tc>
        <w:tc>
          <w:tcPr>
            <w:tcW w:w="1351" w:type="dxa"/>
          </w:tcPr>
          <w:p w:rsidR="007A54D1" w:rsidRDefault="007A54D1" w:rsidP="008C41FC">
            <w:pPr>
              <w:rPr>
                <w:ins w:id="199" w:author="andrew" w:date="2019-08-22T14:06:00Z"/>
                <w:rFonts w:hint="eastAsia"/>
              </w:rPr>
            </w:pPr>
            <w:ins w:id="200" w:author="andrew" w:date="2019-08-22T14:06:00Z">
              <w:r>
                <w:t>A</w:t>
              </w:r>
              <w:r>
                <w:rPr>
                  <w:rFonts w:hint="eastAsia"/>
                </w:rPr>
                <w:t>pp</w:t>
              </w:r>
              <w:r>
                <w:rPr>
                  <w:rFonts w:hint="eastAsia"/>
                </w:rPr>
                <w:t>中使用</w:t>
              </w:r>
              <w:bookmarkStart w:id="201" w:name="_GoBack"/>
              <w:bookmarkEnd w:id="201"/>
            </w:ins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商品类别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当前选中类别</w:t>
            </w:r>
          </w:p>
        </w:tc>
        <w:tc>
          <w:tcPr>
            <w:tcW w:w="1351" w:type="dxa"/>
          </w:tcPr>
          <w:p w:rsidR="00213250" w:rsidRDefault="00213250" w:rsidP="008C41FC"/>
        </w:tc>
      </w:tr>
    </w:tbl>
    <w:p w:rsidR="00213250" w:rsidRDefault="00213250" w:rsidP="0021325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界面操作说明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>(1)</w:t>
      </w:r>
      <w:r>
        <w:rPr>
          <w:rFonts w:hint="eastAsia"/>
        </w:rPr>
        <w:t>列表画面：</w:t>
      </w:r>
    </w:p>
    <w:p w:rsidR="00213250" w:rsidRDefault="00213250" w:rsidP="00213250">
      <w:pPr>
        <w:pStyle w:val="a5"/>
        <w:ind w:left="1200" w:firstLineChars="0" w:firstLine="6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左边有类别树，选中类别树，右边显示此类别的商品。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13250">
        <w:rPr>
          <w:rFonts w:hint="eastAsia"/>
          <w:b/>
          <w:sz w:val="24"/>
          <w:szCs w:val="24"/>
        </w:rPr>
        <w:t>新增类别</w:t>
      </w:r>
      <w:r>
        <w:rPr>
          <w:rFonts w:hint="eastAsia"/>
        </w:rPr>
        <w:t>：弹出输入类别名称对话框，输入类别后，在左边的列表中显示新增的类别。双击左边的列表，可以修改类别的名称。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13250">
        <w:rPr>
          <w:rFonts w:hint="eastAsia"/>
          <w:b/>
          <w:sz w:val="24"/>
          <w:szCs w:val="24"/>
        </w:rPr>
        <w:t>删除类别</w:t>
      </w:r>
      <w:r>
        <w:rPr>
          <w:rFonts w:hint="eastAsia"/>
        </w:rPr>
        <w:t>：提示用户：真的要删除类别及所属商品吗？用户确认后，则删除</w:t>
      </w:r>
      <w:r>
        <w:rPr>
          <w:rFonts w:hint="eastAsia"/>
        </w:rPr>
        <w:lastRenderedPageBreak/>
        <w:t>选中的类别。</w:t>
      </w:r>
    </w:p>
    <w:p w:rsidR="00213250" w:rsidRDefault="00213250" w:rsidP="00213250">
      <w:pPr>
        <w:pStyle w:val="a5"/>
        <w:ind w:left="780" w:firstLineChars="0" w:firstLine="0"/>
      </w:pP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>(2)</w:t>
      </w: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213250" w:rsidRDefault="00213250" w:rsidP="00213250">
      <w:pPr>
        <w:pStyle w:val="a5"/>
        <w:ind w:left="1200" w:firstLineChars="0" w:firstLine="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87F10" w:rsidRDefault="00087F10" w:rsidP="00254D49"/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02" w:name="_Toc17373624"/>
      <w:r>
        <w:t>团队奖金设置</w:t>
      </w:r>
      <w:bookmarkEnd w:id="202"/>
    </w:p>
    <w:p w:rsidR="00087F10" w:rsidRDefault="00087F10" w:rsidP="00087F1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界面截图</w:t>
      </w:r>
    </w:p>
    <w:p w:rsidR="004616B8" w:rsidRPr="004616B8" w:rsidRDefault="004616B8" w:rsidP="004616B8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029200" cy="2462202"/>
            <wp:effectExtent l="0" t="0" r="0" b="0"/>
            <wp:docPr id="17" name="图片 17" descr="C:\Users\andrew\AppData\Roaming\Tencent\Users\358399800\QQ\WinTemp\RichOle\SBYI`JB[}(O{_(Z]$9%I~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w\AppData\Roaming\Tencent\Users\358399800\QQ\WinTemp\RichOle\SBYI`JB[}(O{_(Z]$9%I~7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4" cy="24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B8" w:rsidRDefault="004616B8" w:rsidP="004616B8">
      <w:pPr>
        <w:ind w:left="420"/>
      </w:pPr>
    </w:p>
    <w:p w:rsidR="00087F10" w:rsidRDefault="00087F10" w:rsidP="00087F1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467343" w:rsidTr="008C41FC"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月最低购货积分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月最高购货积分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奖金比例</w:t>
            </w:r>
            <w:r>
              <w:rPr>
                <w:rFonts w:hint="eastAsia"/>
              </w:rPr>
              <w:t>%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</w:tbl>
    <w:p w:rsidR="00467343" w:rsidRDefault="00467343" w:rsidP="00467343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界面操作说明</w:t>
      </w:r>
    </w:p>
    <w:p w:rsidR="00087F10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：在列表中新增一行，录入完成后自动保存到数据库</w:t>
      </w:r>
    </w:p>
    <w:p w:rsidR="00467343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删除</w:t>
      </w:r>
      <w:r>
        <w:rPr>
          <w:rFonts w:hint="eastAsia"/>
          <w:b/>
        </w:rPr>
        <w:t>：</w:t>
      </w:r>
      <w:r w:rsidRPr="00467343">
        <w:rPr>
          <w:rFonts w:hint="eastAsia"/>
        </w:rPr>
        <w:t>提示用户：真的要删除选中的记录吗？确定后从列表及数据库中删除选中的记录。</w:t>
      </w:r>
    </w:p>
    <w:p w:rsidR="00467343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导入</w:t>
      </w:r>
      <w:r>
        <w:rPr>
          <w:rFonts w:hint="eastAsia"/>
          <w:b/>
        </w:rPr>
        <w:t>：</w:t>
      </w:r>
      <w:r w:rsidRPr="00467343">
        <w:rPr>
          <w:rFonts w:hint="eastAsia"/>
        </w:rPr>
        <w:t>从</w:t>
      </w:r>
      <w:r w:rsidRPr="00467343">
        <w:rPr>
          <w:rFonts w:hint="eastAsia"/>
        </w:rPr>
        <w:t>Excel</w:t>
      </w:r>
      <w:r w:rsidRPr="00467343">
        <w:rPr>
          <w:rFonts w:hint="eastAsia"/>
        </w:rPr>
        <w:t>中导入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03" w:name="_Toc17373625"/>
      <w:r>
        <w:rPr>
          <w:rFonts w:hint="eastAsia"/>
        </w:rPr>
        <w:t>组织查询</w:t>
      </w:r>
      <w:bookmarkEnd w:id="203"/>
    </w:p>
    <w:p w:rsidR="00087F10" w:rsidRDefault="00087F10" w:rsidP="00087F1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界面截图</w:t>
      </w:r>
    </w:p>
    <w:p w:rsidR="00CB5434" w:rsidRPr="00CB5434" w:rsidRDefault="00CB5434" w:rsidP="00CB5434">
      <w:pPr>
        <w:pStyle w:val="a5"/>
        <w:widowControl/>
        <w:ind w:left="142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80000" cy="3054350"/>
            <wp:effectExtent l="0" t="0" r="6350" b="0"/>
            <wp:docPr id="18" name="图片 18" descr="C:\Users\andrew\AppData\Roaming\Tencent\Users\358399800\QQ\WinTemp\RichOle\LE}HL)IC6%EDMF5NW8()5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w\AppData\Roaming\Tencent\Users\358399800\QQ\WinTemp\RichOle\LE}HL)IC6%EDMF5NW8()5~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56" cy="30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48250" cy="2365643"/>
            <wp:effectExtent l="0" t="0" r="0" b="0"/>
            <wp:docPr id="19" name="图片 19" descr="C:\Users\andrew\AppData\Roaming\Tencent\Users\358399800\QQ\WinTemp\RichOle\P_}~RD)_43XJ0CIPN[`E~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w\AppData\Roaming\Tencent\Users\358399800\QQ\WinTemp\RichOle\P_}~RD)_43XJ0CIPN[`E~1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14" cy="23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8076" cy="2584450"/>
            <wp:effectExtent l="0" t="0" r="6985" b="6350"/>
            <wp:docPr id="20" name="图片 20" descr="C:\Users\andrew\AppData\Roaming\Tencent\Users\358399800\QQ\WinTemp\RichOle\(~TA6KI`L1(}`W4VD[J)]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ew\AppData\Roaming\Tencent\Users\358399800\QQ\WinTemp\RichOle\(~TA6KI`L1(}`W4VD[J)](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77" cy="258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49850" cy="2346964"/>
            <wp:effectExtent l="0" t="0" r="0" b="0"/>
            <wp:docPr id="21" name="图片 21" descr="C:\Users\andrew\AppData\Roaming\Tencent\Users\358399800\QQ\WinTemp\RichOle\BCJ49@M$KNJRVK4{FUH@(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w\AppData\Roaming\Tencent\Users\358399800\QQ\WinTemp\RichOle\BCJ49@M$KNJRVK4{FUH@(I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34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B8" w:rsidRDefault="004616B8" w:rsidP="00CB5434">
      <w:pPr>
        <w:ind w:leftChars="67" w:left="141"/>
      </w:pPr>
    </w:p>
    <w:p w:rsidR="00087F10" w:rsidRDefault="00087F10" w:rsidP="00087F1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界面要素说明</w:t>
      </w:r>
    </w:p>
    <w:p w:rsidR="00EA05D1" w:rsidRDefault="00EA05D1" w:rsidP="00EA05D1">
      <w:pPr>
        <w:pStyle w:val="a5"/>
        <w:ind w:left="780" w:firstLineChars="0" w:firstLine="0"/>
      </w:pPr>
      <w:r>
        <w:rPr>
          <w:rFonts w:hint="eastAsia"/>
        </w:rPr>
        <w:t>展示字段参考界面，不再详述。除了查询条件外，均为只读。</w:t>
      </w:r>
    </w:p>
    <w:p w:rsidR="00EA05D1" w:rsidRDefault="00EA05D1" w:rsidP="00EA05D1">
      <w:pPr>
        <w:pStyle w:val="a5"/>
        <w:ind w:left="780" w:firstLineChars="0" w:firstLine="0"/>
      </w:pPr>
    </w:p>
    <w:p w:rsidR="00EA05D1" w:rsidRDefault="00EA05D1" w:rsidP="00EA05D1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界面操作说明</w:t>
      </w:r>
    </w:p>
    <w:p w:rsidR="00EA05D1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进入界面</w:t>
      </w:r>
      <w:r>
        <w:rPr>
          <w:rFonts w:hint="eastAsia"/>
        </w:rPr>
        <w:t>：左边的经销商树显示第一级经销商（直隶）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 xml:space="preserve"> + </w:t>
      </w:r>
      <w:r>
        <w:rPr>
          <w:rFonts w:hint="eastAsia"/>
        </w:rPr>
        <w:t>可以逐级展开。</w:t>
      </w:r>
    </w:p>
    <w:p w:rsidR="00087F10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定位</w:t>
      </w:r>
      <w:r>
        <w:rPr>
          <w:rFonts w:hint="eastAsia"/>
        </w:rPr>
        <w:t>：查询列表中的右键操作，将选中的经销商在左边的树中展开，并进行定位。</w:t>
      </w:r>
    </w:p>
    <w:p w:rsidR="00EA05D1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查看详情</w:t>
      </w:r>
      <w:r>
        <w:rPr>
          <w:rFonts w:hint="eastAsia"/>
        </w:rPr>
        <w:t>（双击查询列表）：在基本信息页签显示选中经销商的详情。</w:t>
      </w:r>
    </w:p>
    <w:p w:rsidR="00EA05D1" w:rsidRDefault="00EA05D1" w:rsidP="00EA05D1">
      <w:pPr>
        <w:pStyle w:val="a5"/>
        <w:ind w:left="780" w:firstLineChars="0" w:firstLine="0"/>
        <w:rPr>
          <w:ins w:id="204" w:author="andrew" w:date="2019-08-20T13:10:00Z"/>
        </w:rPr>
      </w:pPr>
      <w:r w:rsidRPr="00EA05D1">
        <w:rPr>
          <w:rFonts w:hint="eastAsia"/>
          <w:b/>
          <w:sz w:val="24"/>
          <w:szCs w:val="24"/>
        </w:rPr>
        <w:t>双击经销商树</w:t>
      </w:r>
      <w:r>
        <w:rPr>
          <w:rFonts w:hint="eastAsia"/>
        </w:rPr>
        <w:t>：在基本信息页签显示选中的经销商详情。</w:t>
      </w:r>
    </w:p>
    <w:p w:rsidR="003C0EB2" w:rsidRDefault="003C0EB2" w:rsidP="00EA05D1">
      <w:pPr>
        <w:pStyle w:val="a5"/>
        <w:ind w:left="780" w:firstLineChars="0" w:firstLine="0"/>
      </w:pPr>
      <w:ins w:id="205" w:author="andrew" w:date="2019-08-20T13:10:00Z">
        <w:r>
          <w:rPr>
            <w:rFonts w:hint="eastAsia"/>
            <w:b/>
            <w:sz w:val="24"/>
            <w:szCs w:val="24"/>
          </w:rPr>
          <w:t>解锁：对于</w:t>
        </w:r>
      </w:ins>
      <w:ins w:id="206" w:author="andrew" w:date="2019-08-20T13:11:00Z">
        <w:r>
          <w:rPr>
            <w:rFonts w:hint="eastAsia"/>
            <w:b/>
            <w:sz w:val="24"/>
            <w:szCs w:val="24"/>
          </w:rPr>
          <w:t>详情中</w:t>
        </w:r>
      </w:ins>
      <w:ins w:id="207" w:author="andrew" w:date="2019-08-20T13:10:00Z">
        <w:r>
          <w:rPr>
            <w:rFonts w:hint="eastAsia"/>
            <w:b/>
            <w:sz w:val="24"/>
            <w:szCs w:val="24"/>
          </w:rPr>
          <w:t>账号锁定的经销商，在这里按解锁，可以解除账号锁定。</w:t>
        </w:r>
      </w:ins>
      <w:ins w:id="208" w:author="andrew" w:date="2019-08-20T13:11:00Z">
        <w:r>
          <w:rPr>
            <w:rFonts w:hint="eastAsia"/>
            <w:b/>
            <w:sz w:val="24"/>
            <w:szCs w:val="24"/>
          </w:rPr>
          <w:t>如果详情显示的经销商账号没有锁定，则此操作按钮不可用。</w:t>
        </w:r>
      </w:ins>
    </w:p>
    <w:p w:rsidR="00EA05D1" w:rsidRDefault="00EA05D1" w:rsidP="00EA05D1">
      <w:pPr>
        <w:pStyle w:val="a5"/>
        <w:ind w:left="780" w:firstLineChars="0" w:firstLine="0"/>
      </w:pPr>
    </w:p>
    <w:p w:rsidR="001C3E9E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09" w:name="_Toc17373626"/>
      <w:r>
        <w:t>加盟申请单</w:t>
      </w:r>
      <w:bookmarkEnd w:id="209"/>
    </w:p>
    <w:p w:rsidR="00087F10" w:rsidRDefault="00087F10" w:rsidP="00087F1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界面截图</w:t>
      </w:r>
    </w:p>
    <w:p w:rsidR="00431E2A" w:rsidRDefault="00431E2A" w:rsidP="00431E2A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765831" cy="2178050"/>
            <wp:effectExtent l="0" t="0" r="0" b="0"/>
            <wp:docPr id="22" name="图片 22" descr="C:\Users\andrew\AppData\Roaming\Tencent\Users\358399800\QQ\WinTemp\RichOle\DV6KOGZMY[72G@3G0TNXS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w\AppData\Roaming\Tencent\Users\358399800\QQ\WinTemp\RichOle\DV6KOGZMY[72G@3G0TNXS1V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07" cy="217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27600" cy="2705100"/>
            <wp:effectExtent l="0" t="0" r="6350" b="0"/>
            <wp:docPr id="23" name="图片 23" descr="C:\Users\andrew\AppData\Roaming\Tencent\Users\358399800\QQ\WinTemp\RichOle\7)_]PW`EUTSF3R[PDSBE}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drew\AppData\Roaming\Tencent\Users\358399800\QQ\WinTemp\RichOle\7)_]PW`EUTSF3R[PDSBE})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1" cy="27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7600" cy="3064628"/>
            <wp:effectExtent l="0" t="0" r="6350" b="2540"/>
            <wp:docPr id="24" name="图片 24" descr="C:\Users\andrew\AppData\Roaming\Tencent\Users\358399800\QQ\WinTemp\RichOle\PTEBO~S_@1~{3YSIU9$$O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ew\AppData\Roaming\Tencent\Users\358399800\QQ\WinTemp\RichOle\PTEBO~S_@1~{3YSIU9$$O2W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55" cy="306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31E2A" w:rsidRDefault="00431E2A" w:rsidP="00431E2A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F6E13" w:rsidTr="00B91C9E"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单据编号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B05D24" w:rsidP="00B91C9E">
            <w:r>
              <w:t>是</w:t>
            </w:r>
          </w:p>
        </w:tc>
        <w:tc>
          <w:tcPr>
            <w:tcW w:w="1351" w:type="dxa"/>
          </w:tcPr>
          <w:p w:rsidR="009F6E13" w:rsidRDefault="00B05D24" w:rsidP="00B91C9E">
            <w:r>
              <w:t>系统自动生成</w:t>
            </w:r>
          </w:p>
        </w:tc>
        <w:tc>
          <w:tcPr>
            <w:tcW w:w="1351" w:type="dxa"/>
          </w:tcPr>
          <w:p w:rsidR="009F6E13" w:rsidRDefault="00B91C9E" w:rsidP="00B05D24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单据日期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1" w:type="dxa"/>
          </w:tcPr>
          <w:p w:rsidR="009F6E13" w:rsidRDefault="00B05D24" w:rsidP="00B91C9E">
            <w:r>
              <w:t>取服务器日期</w:t>
            </w:r>
          </w:p>
        </w:tc>
        <w:tc>
          <w:tcPr>
            <w:tcW w:w="1351" w:type="dxa"/>
          </w:tcPr>
          <w:p w:rsidR="009F6E13" w:rsidRDefault="00B91C9E" w:rsidP="00B05D24">
            <w:r>
              <w:t>只读</w:t>
            </w:r>
            <w:r>
              <w:rPr>
                <w:rFonts w:hint="eastAsia"/>
              </w:rPr>
              <w:t>，</w:t>
            </w:r>
            <w:r>
              <w:t>经销商的加盟日期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单据状态</w:t>
            </w:r>
          </w:p>
        </w:tc>
        <w:tc>
          <w:tcPr>
            <w:tcW w:w="1350" w:type="dxa"/>
          </w:tcPr>
          <w:p w:rsidR="009F6E13" w:rsidRDefault="00B91C9E" w:rsidP="00B91C9E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1" w:type="dxa"/>
          </w:tcPr>
          <w:p w:rsidR="009F6E13" w:rsidRDefault="00B05D24" w:rsidP="00B91C9E">
            <w:r>
              <w:t>申请</w:t>
            </w:r>
          </w:p>
        </w:tc>
        <w:tc>
          <w:tcPr>
            <w:tcW w:w="1351" w:type="dxa"/>
          </w:tcPr>
          <w:p w:rsidR="009F6E13" w:rsidRDefault="009F6E13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经销商编号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>
            <w:r w:rsidRPr="00B91C9E">
              <w:rPr>
                <w:color w:val="FF0000"/>
              </w:rPr>
              <w:t>根据系统参数决定是否自动生成</w:t>
            </w:r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姓名</w:t>
            </w:r>
          </w:p>
        </w:tc>
        <w:tc>
          <w:tcPr>
            <w:tcW w:w="1350" w:type="dxa"/>
          </w:tcPr>
          <w:p w:rsidR="00B91C9E" w:rsidRDefault="00B91C9E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lastRenderedPageBreak/>
              <w:t>性别</w:t>
            </w:r>
          </w:p>
        </w:tc>
        <w:tc>
          <w:tcPr>
            <w:tcW w:w="1350" w:type="dxa"/>
          </w:tcPr>
          <w:p w:rsidR="007F4044" w:rsidRDefault="007F4044" w:rsidP="00272593">
            <w: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无</w:t>
            </w:r>
          </w:p>
        </w:tc>
        <w:tc>
          <w:tcPr>
            <w:tcW w:w="1351" w:type="dxa"/>
          </w:tcPr>
          <w:p w:rsidR="007F4044" w:rsidRDefault="007F4044" w:rsidP="00272593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身份证号</w:t>
            </w:r>
          </w:p>
        </w:tc>
        <w:tc>
          <w:tcPr>
            <w:tcW w:w="1350" w:type="dxa"/>
          </w:tcPr>
          <w:p w:rsidR="00B91C9E" w:rsidRDefault="00B91C9E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>
            <w:r>
              <w:t>是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>
            <w:pPr>
              <w:rPr>
                <w:ins w:id="210" w:author="andrew" w:date="2019-08-20T12:50:00Z"/>
                <w:color w:val="FF0000"/>
              </w:rPr>
            </w:pPr>
            <w:commentRangeStart w:id="211"/>
            <w:del w:id="212" w:author="andrew" w:date="2019-08-20T13:13:00Z">
              <w:r w:rsidRPr="00B05D24" w:rsidDel="00E37DB3">
                <w:rPr>
                  <w:color w:val="FF0000"/>
                </w:rPr>
                <w:delText>是否验证身份证号</w:delText>
              </w:r>
              <w:commentRangeEnd w:id="211"/>
              <w:r w:rsidR="00963097" w:rsidDel="00E37DB3">
                <w:rPr>
                  <w:rStyle w:val="a9"/>
                </w:rPr>
                <w:commentReference w:id="211"/>
              </w:r>
            </w:del>
          </w:p>
          <w:p w:rsidR="00267776" w:rsidRDefault="00267776" w:rsidP="00B91C9E">
            <w:ins w:id="213" w:author="andrew" w:date="2019-08-20T12:50:00Z">
              <w:r>
                <w:rPr>
                  <w:rFonts w:hint="eastAsia"/>
                  <w:color w:val="FF0000"/>
                </w:rPr>
                <w:t>审核的时候验证身份证号并提示</w:t>
              </w:r>
            </w:ins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生日</w:t>
            </w:r>
          </w:p>
        </w:tc>
        <w:tc>
          <w:tcPr>
            <w:tcW w:w="1350" w:type="dxa"/>
          </w:tcPr>
          <w:p w:rsidR="00B91C9E" w:rsidRDefault="00B91C9E" w:rsidP="00B91C9E">
            <w:r>
              <w:t>日期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05D24" w:rsidP="00B91C9E">
            <w:r>
              <w:t>如果要验证身份证号则必填</w:t>
            </w:r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婚否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学历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籍贯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邮编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家庭地址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手机号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rPr>
                <w:rFonts w:hint="eastAsia"/>
              </w:rPr>
              <w:t>E</w:t>
            </w:r>
            <w:r>
              <w:t>m</w:t>
            </w:r>
            <w:r>
              <w:rPr>
                <w:rFonts w:hint="eastAsia"/>
              </w:rPr>
              <w:t>ail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紧急联系人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联系人电话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开户银行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银行账号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户名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05D24" w:rsidTr="00B91C9E">
        <w:tc>
          <w:tcPr>
            <w:tcW w:w="1350" w:type="dxa"/>
          </w:tcPr>
          <w:p w:rsidR="00B05D24" w:rsidRDefault="00B05D24" w:rsidP="00B91C9E">
            <w:r>
              <w:t>支付宝账号</w:t>
            </w:r>
          </w:p>
        </w:tc>
        <w:tc>
          <w:tcPr>
            <w:tcW w:w="1350" w:type="dxa"/>
          </w:tcPr>
          <w:p w:rsidR="00B05D24" w:rsidRDefault="00B05D24" w:rsidP="00B91C9E">
            <w:r>
              <w:t>字符串</w:t>
            </w:r>
          </w:p>
        </w:tc>
        <w:tc>
          <w:tcPr>
            <w:tcW w:w="1350" w:type="dxa"/>
          </w:tcPr>
          <w:p w:rsidR="00B05D24" w:rsidRDefault="00B05D24" w:rsidP="00B91C9E"/>
        </w:tc>
        <w:tc>
          <w:tcPr>
            <w:tcW w:w="1350" w:type="dxa"/>
          </w:tcPr>
          <w:p w:rsidR="00B05D24" w:rsidRDefault="00B05D24" w:rsidP="00B91C9E"/>
        </w:tc>
        <w:tc>
          <w:tcPr>
            <w:tcW w:w="1351" w:type="dxa"/>
          </w:tcPr>
          <w:p w:rsidR="00B05D24" w:rsidRDefault="00B05D24" w:rsidP="00B91C9E"/>
        </w:tc>
        <w:tc>
          <w:tcPr>
            <w:tcW w:w="1351" w:type="dxa"/>
            <w:vMerge w:val="restart"/>
          </w:tcPr>
          <w:p w:rsidR="00B05D24" w:rsidRDefault="00B05D24" w:rsidP="00B91C9E">
            <w:r>
              <w:t>两个必须有一个</w:t>
            </w:r>
          </w:p>
        </w:tc>
      </w:tr>
      <w:tr w:rsidR="00B05D24" w:rsidTr="00B91C9E">
        <w:tc>
          <w:tcPr>
            <w:tcW w:w="1350" w:type="dxa"/>
          </w:tcPr>
          <w:p w:rsidR="00B05D24" w:rsidRDefault="00B05D24" w:rsidP="00B91C9E">
            <w:r>
              <w:t>微信账号</w:t>
            </w:r>
          </w:p>
        </w:tc>
        <w:tc>
          <w:tcPr>
            <w:tcW w:w="1350" w:type="dxa"/>
          </w:tcPr>
          <w:p w:rsidR="00B05D24" w:rsidRDefault="00B05D24" w:rsidP="00B91C9E">
            <w:r>
              <w:t>字符串</w:t>
            </w:r>
          </w:p>
        </w:tc>
        <w:tc>
          <w:tcPr>
            <w:tcW w:w="1350" w:type="dxa"/>
          </w:tcPr>
          <w:p w:rsidR="00B05D24" w:rsidRDefault="00B05D24" w:rsidP="00B91C9E"/>
        </w:tc>
        <w:tc>
          <w:tcPr>
            <w:tcW w:w="1350" w:type="dxa"/>
          </w:tcPr>
          <w:p w:rsidR="00B05D24" w:rsidRDefault="00B05D24" w:rsidP="00B91C9E"/>
        </w:tc>
        <w:tc>
          <w:tcPr>
            <w:tcW w:w="1351" w:type="dxa"/>
          </w:tcPr>
          <w:p w:rsidR="00B05D24" w:rsidRDefault="00B05D24" w:rsidP="00B91C9E"/>
        </w:tc>
        <w:tc>
          <w:tcPr>
            <w:tcW w:w="1351" w:type="dxa"/>
            <w:vMerge/>
          </w:tcPr>
          <w:p w:rsidR="00B05D24" w:rsidRDefault="00B05D24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备注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A460D7" w:rsidTr="00B91C9E">
        <w:tc>
          <w:tcPr>
            <w:tcW w:w="1350" w:type="dxa"/>
          </w:tcPr>
          <w:p w:rsidR="00A460D7" w:rsidRPr="00A460D7" w:rsidRDefault="00A460D7" w:rsidP="00B91C9E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登录密码</w:t>
            </w:r>
          </w:p>
        </w:tc>
        <w:tc>
          <w:tcPr>
            <w:tcW w:w="1350" w:type="dxa"/>
          </w:tcPr>
          <w:p w:rsidR="00A460D7" w:rsidRDefault="00A460D7" w:rsidP="00B91C9E">
            <w:r>
              <w:t>字符串</w:t>
            </w:r>
          </w:p>
        </w:tc>
        <w:tc>
          <w:tcPr>
            <w:tcW w:w="1350" w:type="dxa"/>
          </w:tcPr>
          <w:p w:rsidR="00A460D7" w:rsidRDefault="00A460D7" w:rsidP="00B91C9E"/>
        </w:tc>
        <w:tc>
          <w:tcPr>
            <w:tcW w:w="1350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</w:tr>
      <w:tr w:rsidR="00A460D7" w:rsidTr="00B91C9E">
        <w:tc>
          <w:tcPr>
            <w:tcW w:w="1350" w:type="dxa"/>
          </w:tcPr>
          <w:p w:rsidR="00A460D7" w:rsidRPr="00A460D7" w:rsidRDefault="00A460D7" w:rsidP="00B91C9E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再次输入密码</w:t>
            </w:r>
          </w:p>
        </w:tc>
        <w:tc>
          <w:tcPr>
            <w:tcW w:w="1350" w:type="dxa"/>
          </w:tcPr>
          <w:p w:rsidR="00A460D7" w:rsidRDefault="00A460D7" w:rsidP="00B91C9E">
            <w:r>
              <w:t>字符串</w:t>
            </w:r>
          </w:p>
        </w:tc>
        <w:tc>
          <w:tcPr>
            <w:tcW w:w="1350" w:type="dxa"/>
          </w:tcPr>
          <w:p w:rsidR="00A460D7" w:rsidRDefault="00A460D7" w:rsidP="00B91C9E"/>
        </w:tc>
        <w:tc>
          <w:tcPr>
            <w:tcW w:w="1350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</w:tr>
      <w:tr w:rsidR="001B5388" w:rsidTr="00B91C9E">
        <w:tc>
          <w:tcPr>
            <w:tcW w:w="1350" w:type="dxa"/>
          </w:tcPr>
          <w:p w:rsidR="001B5388" w:rsidRPr="001B5388" w:rsidRDefault="001B5388" w:rsidP="00B91C9E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身份证正面照片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0" w:type="dxa"/>
          </w:tcPr>
          <w:p w:rsidR="001B5388" w:rsidRDefault="001B5388" w:rsidP="00B91C9E">
            <w:r>
              <w:t>是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431E2A" w:rsidP="00B91C9E">
            <w:r>
              <w:t>双击可查看原图</w:t>
            </w:r>
          </w:p>
        </w:tc>
      </w:tr>
      <w:tr w:rsidR="001B5388" w:rsidTr="00B91C9E">
        <w:tc>
          <w:tcPr>
            <w:tcW w:w="1350" w:type="dxa"/>
          </w:tcPr>
          <w:p w:rsidR="001B5388" w:rsidRPr="001B5388" w:rsidRDefault="001B5388" w:rsidP="00B91C9E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身份证反面照片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0" w:type="dxa"/>
          </w:tcPr>
          <w:p w:rsidR="001B5388" w:rsidRDefault="001B5388" w:rsidP="00B91C9E">
            <w:r>
              <w:t>是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431E2A" w:rsidP="00B91C9E">
            <w:r>
              <w:t>双击可查看原图</w:t>
            </w:r>
          </w:p>
        </w:tc>
      </w:tr>
    </w:tbl>
    <w:p w:rsidR="009F6E13" w:rsidRDefault="009F6E13" w:rsidP="009F6E13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界面操作说明</w:t>
      </w:r>
    </w:p>
    <w:p w:rsidR="00506E82" w:rsidRDefault="00506E82" w:rsidP="008C41FC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506E82" w:rsidRPr="00506E82" w:rsidRDefault="00506E82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待审核加盟单：</w:t>
      </w:r>
      <w:r>
        <w:rPr>
          <w:rFonts w:hint="eastAsia"/>
        </w:rPr>
        <w:t>所有申请状态的加盟单。</w:t>
      </w:r>
    </w:p>
    <w:p w:rsidR="00506E82" w:rsidRPr="00506E82" w:rsidRDefault="00506E82" w:rsidP="008C41FC">
      <w:pPr>
        <w:pStyle w:val="a5"/>
        <w:ind w:left="780" w:firstLineChars="0" w:firstLine="0"/>
      </w:pPr>
      <w:r w:rsidRPr="00506E82">
        <w:rPr>
          <w:rFonts w:hint="eastAsia"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后台一周内录入的加盟单</w:t>
      </w:r>
      <w:r>
        <w:rPr>
          <w:rFonts w:hint="eastAsia"/>
        </w:rPr>
        <w:t>：所有一周内后台录入的加盟单。</w:t>
      </w:r>
    </w:p>
    <w:p w:rsidR="00087F10" w:rsidRDefault="001B5388" w:rsidP="008C41FC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保存</w:t>
      </w:r>
      <w:r>
        <w:rPr>
          <w:rFonts w:hint="eastAsia"/>
          <w:b/>
        </w:rPr>
        <w:t>：</w:t>
      </w:r>
    </w:p>
    <w:p w:rsidR="001B5388" w:rsidRDefault="001B5388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1B5388">
        <w:rPr>
          <w:rFonts w:hint="eastAsia"/>
        </w:rPr>
        <w:t>只能新增</w:t>
      </w:r>
      <w:r>
        <w:rPr>
          <w:rFonts w:hint="eastAsia"/>
        </w:rPr>
        <w:t>、修改、删除直隶，也就是说，在后台系统录入的经销商，无上级经销商（上级是公司）。</w:t>
      </w:r>
    </w:p>
    <w:p w:rsidR="00A460D7" w:rsidRDefault="00A460D7" w:rsidP="008C41FC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保存前检查登录密码和再次输入密码是否一致，不一致提示错误信息。</w:t>
      </w:r>
    </w:p>
    <w:p w:rsidR="001B5388" w:rsidRPr="001B5388" w:rsidRDefault="001B5388" w:rsidP="001B538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已经审核的单据，</w:t>
      </w:r>
      <w:r w:rsidR="00A460D7">
        <w:rPr>
          <w:rFonts w:hint="eastAsia"/>
        </w:rPr>
        <w:t>不能</w:t>
      </w:r>
      <w:r>
        <w:rPr>
          <w:rFonts w:hint="eastAsia"/>
        </w:rPr>
        <w:t>修改或删除。</w:t>
      </w:r>
    </w:p>
    <w:p w:rsidR="00E37656" w:rsidRDefault="00E37656" w:rsidP="008C41FC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1B5388" w:rsidRDefault="001B5388" w:rsidP="001B5388">
      <w:pPr>
        <w:rPr>
          <w:ins w:id="214" w:author="andrew" w:date="2019-08-20T12:51:00Z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申请状态的单据可以审核。</w:t>
      </w:r>
      <w:r w:rsidR="00A460D7">
        <w:rPr>
          <w:rFonts w:hint="eastAsia"/>
        </w:rPr>
        <w:t>包括后台和</w:t>
      </w:r>
      <w:r w:rsidR="00A460D7">
        <w:rPr>
          <w:rFonts w:hint="eastAsia"/>
        </w:rPr>
        <w:t>APP</w:t>
      </w:r>
      <w:r w:rsidR="00A460D7">
        <w:rPr>
          <w:rFonts w:hint="eastAsia"/>
        </w:rPr>
        <w:t>录入的经销商都会在后台审核。</w:t>
      </w:r>
    </w:p>
    <w:p w:rsidR="00267776" w:rsidRDefault="00267776" w:rsidP="001B5388">
      <w:pPr>
        <w:rPr>
          <w:ins w:id="215" w:author="andrew" w:date="2019-08-20T12:52:00Z"/>
        </w:rPr>
      </w:pPr>
      <w:ins w:id="216" w:author="andrew" w:date="2019-08-20T12:51:00Z"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>审核时，会验证经销商的身份证号码，验证方法：身份证中的生日和加盟单中</w:t>
        </w:r>
        <w:r>
          <w:rPr>
            <w:rFonts w:hint="eastAsia"/>
          </w:rPr>
          <w:lastRenderedPageBreak/>
          <w:t>的生日是否一致，不一致</w:t>
        </w:r>
      </w:ins>
      <w:ins w:id="217" w:author="andrew" w:date="2019-08-20T12:52:00Z">
        <w:r>
          <w:rPr>
            <w:rFonts w:hint="eastAsia"/>
          </w:rPr>
          <w:t>则无法通过；性别是否一致，不一致无法通过；身份证校验码是否正确，不正确无法通过。</w:t>
        </w:r>
      </w:ins>
    </w:p>
    <w:p w:rsidR="00267776" w:rsidRDefault="00267776" w:rsidP="001B5388">
      <w:ins w:id="218" w:author="andrew" w:date="2019-08-20T12:52:00Z"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>
          <w:rPr>
            <w:rFonts w:hint="eastAsia"/>
          </w:rPr>
          <w:t>身份证验证不通过时，提示审核人员，如果仍然要</w:t>
        </w:r>
      </w:ins>
      <w:ins w:id="219" w:author="andrew" w:date="2019-08-20T12:53:00Z">
        <w:r>
          <w:rPr>
            <w:rFonts w:hint="eastAsia"/>
          </w:rPr>
          <w:t>审核通过，则通过审核。</w:t>
        </w:r>
      </w:ins>
    </w:p>
    <w:p w:rsidR="001B5388" w:rsidRDefault="001B5388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审核后，可以在</w:t>
      </w:r>
      <w:r w:rsidR="00A460D7">
        <w:rPr>
          <w:rFonts w:hint="eastAsia"/>
        </w:rPr>
        <w:t>组织查询中查询到该经销商。</w:t>
      </w:r>
    </w:p>
    <w:p w:rsidR="00A460D7" w:rsidRDefault="00A460D7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commentRangeStart w:id="220"/>
      <w:r>
        <w:rPr>
          <w:rFonts w:hint="eastAsia"/>
        </w:rPr>
        <w:t>经销商可以通过手机号和卡号</w:t>
      </w:r>
      <w:ins w:id="221" w:author="andrew" w:date="2019-08-20T12:50:00Z">
        <w:r w:rsidR="00267776">
          <w:rPr>
            <w:rFonts w:hint="eastAsia"/>
          </w:rPr>
          <w:t>、身份证号</w:t>
        </w:r>
      </w:ins>
      <w:r>
        <w:rPr>
          <w:rFonts w:hint="eastAsia"/>
        </w:rPr>
        <w:t>，以及初始密码登录</w:t>
      </w:r>
      <w:r>
        <w:rPr>
          <w:rFonts w:hint="eastAsia"/>
        </w:rPr>
        <w:t>APP</w:t>
      </w:r>
      <w:commentRangeEnd w:id="220"/>
      <w:r w:rsidR="00963097">
        <w:rPr>
          <w:rStyle w:val="a9"/>
        </w:rPr>
        <w:commentReference w:id="220"/>
      </w:r>
      <w:r>
        <w:rPr>
          <w:rFonts w:hint="eastAsia"/>
        </w:rPr>
        <w:t>。</w:t>
      </w:r>
    </w:p>
    <w:p w:rsidR="00A460D7" w:rsidRDefault="00A460D7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460D7">
        <w:rPr>
          <w:rFonts w:hint="eastAsia"/>
          <w:color w:val="FF0000"/>
        </w:rPr>
        <w:t>加盟后，经销商默认等级为最低等级。如果要设置为其它等级，请使用资料变更申请。</w:t>
      </w:r>
    </w:p>
    <w:p w:rsidR="00E37656" w:rsidRDefault="00E37656" w:rsidP="008C41FC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0E663C" w:rsidRDefault="000E663C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F44583">
        <w:rPr>
          <w:rFonts w:hint="eastAsia"/>
        </w:rPr>
        <w:t>审核状态才可以取消审核。</w:t>
      </w:r>
      <w:r w:rsidR="00F44583">
        <w:rPr>
          <w:rFonts w:hint="eastAsia"/>
        </w:rPr>
        <w:t>如果经销商已经登录过系统或审核后已经进行过等级或奖金计算，则不能取消审核。</w:t>
      </w:r>
    </w:p>
    <w:p w:rsidR="00F44583" w:rsidRPr="00F44583" w:rsidRDefault="00F44583" w:rsidP="008C41FC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取消审核会将经销商从组织查询中删除。</w:t>
      </w:r>
    </w:p>
    <w:p w:rsidR="00E37656" w:rsidRDefault="00E37656" w:rsidP="008C41FC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22" w:name="_Toc17373627"/>
      <w:r>
        <w:rPr>
          <w:rFonts w:hint="eastAsia"/>
        </w:rPr>
        <w:t>注销申请单</w:t>
      </w:r>
      <w:bookmarkEnd w:id="222"/>
    </w:p>
    <w:p w:rsidR="00087F10" w:rsidRDefault="00087F10" w:rsidP="00087F1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9904" cy="2846368"/>
            <wp:effectExtent l="0" t="0" r="0" b="0"/>
            <wp:docPr id="25" name="图片 25" descr="C:\Users\andrew\AppData\Roaming\Tencent\Users\358399800\QQ\WinTemp\RichOle\WERUVVL6B`GJ_Z3MX479@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drew\AppData\Roaming\Tencent\Users\358399800\QQ\WinTemp\RichOle\WERUVVL6B`GJ_Z3MX479@}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59" cy="284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Default="00614715" w:rsidP="00614715">
      <w:pPr>
        <w:ind w:left="142"/>
      </w:pPr>
    </w:p>
    <w:p w:rsidR="00087F10" w:rsidRDefault="00087F10" w:rsidP="00087F1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7F4044" w:rsidTr="00272593"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单据编号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1" w:type="dxa"/>
          </w:tcPr>
          <w:p w:rsidR="007F4044" w:rsidRDefault="007F4044" w:rsidP="00272593">
            <w:r>
              <w:t>系统自动生成</w:t>
            </w:r>
          </w:p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单据日期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取服务器日期</w:t>
            </w:r>
          </w:p>
        </w:tc>
        <w:tc>
          <w:tcPr>
            <w:tcW w:w="1351" w:type="dxa"/>
          </w:tcPr>
          <w:p w:rsidR="007F4044" w:rsidRDefault="007F4044" w:rsidP="007F4044">
            <w:r>
              <w:t>只读</w:t>
            </w:r>
            <w:r>
              <w:rPr>
                <w:rFonts w:hint="eastAsia"/>
              </w:rPr>
              <w:t>，经销商注销日期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单据状态</w:t>
            </w:r>
          </w:p>
        </w:tc>
        <w:tc>
          <w:tcPr>
            <w:tcW w:w="1350" w:type="dxa"/>
          </w:tcPr>
          <w:p w:rsidR="007F4044" w:rsidRDefault="007F4044" w:rsidP="00272593">
            <w:r>
              <w:t>申请</w:t>
            </w:r>
            <w:r>
              <w:rPr>
                <w:rFonts w:hint="eastAsia"/>
              </w:rPr>
              <w:t>/</w:t>
            </w:r>
            <w:r w:rsidR="00F152D6">
              <w:rPr>
                <w:rFonts w:hint="eastAsia"/>
              </w:rPr>
              <w:t>审核中</w:t>
            </w:r>
            <w:r w:rsidR="00F152D6">
              <w:rPr>
                <w:rFonts w:hint="eastAsia"/>
              </w:rPr>
              <w:t>(</w:t>
            </w:r>
            <w:r w:rsidR="00F152D6">
              <w:rPr>
                <w:rFonts w:hint="eastAsia"/>
              </w:rPr>
              <w:t>退货款</w:t>
            </w:r>
            <w:r w:rsidR="00F152D6">
              <w:rPr>
                <w:rFonts w:hint="eastAsia"/>
              </w:rPr>
              <w:t>)/</w:t>
            </w:r>
            <w:r w:rsidR="00F152D6">
              <w:rPr>
                <w:rFonts w:hint="eastAsia"/>
              </w:rPr>
              <w:t>已审核</w:t>
            </w:r>
            <w:r w:rsidR="00F152D6">
              <w:rPr>
                <w:rFonts w:hint="eastAsia"/>
              </w:rPr>
              <w:t>(</w:t>
            </w:r>
            <w:r w:rsidR="00F152D6">
              <w:rPr>
                <w:rFonts w:hint="eastAsia"/>
              </w:rPr>
              <w:t>退保证金</w:t>
            </w:r>
            <w:r w:rsidR="00F152D6">
              <w:rPr>
                <w:rFonts w:hint="eastAsia"/>
              </w:rPr>
              <w:t>)/</w:t>
            </w:r>
            <w:r w:rsidR="00F152D6">
              <w:rPr>
                <w:rFonts w:hint="eastAsia"/>
              </w:rPr>
              <w:t>已退款确认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申请</w:t>
            </w:r>
          </w:p>
        </w:tc>
        <w:tc>
          <w:tcPr>
            <w:tcW w:w="1351" w:type="dxa"/>
          </w:tcPr>
          <w:p w:rsidR="007F4044" w:rsidRDefault="007F4044" w:rsidP="00272593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经销商编号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姓名</w:t>
            </w:r>
          </w:p>
        </w:tc>
        <w:tc>
          <w:tcPr>
            <w:tcW w:w="1350" w:type="dxa"/>
          </w:tcPr>
          <w:p w:rsidR="007F4044" w:rsidRDefault="007F4044" w:rsidP="00272593">
            <w:r>
              <w:t>字符串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性别</w:t>
            </w:r>
          </w:p>
        </w:tc>
        <w:tc>
          <w:tcPr>
            <w:tcW w:w="1350" w:type="dxa"/>
          </w:tcPr>
          <w:p w:rsidR="007F4044" w:rsidRDefault="007F4044" w:rsidP="00272593">
            <w: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lastRenderedPageBreak/>
              <w:t>身份证号</w:t>
            </w:r>
          </w:p>
        </w:tc>
        <w:tc>
          <w:tcPr>
            <w:tcW w:w="1350" w:type="dxa"/>
          </w:tcPr>
          <w:p w:rsidR="007F4044" w:rsidRDefault="007F4044" w:rsidP="00272593">
            <w:r>
              <w:t>字符串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</w:tr>
      <w:tr w:rsidR="00D16E0A" w:rsidRPr="004170EF" w:rsidTr="00272593"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是否已退</w:t>
            </w:r>
            <w:r w:rsidRPr="004170EF">
              <w:rPr>
                <w:rFonts w:hint="eastAsia"/>
                <w:color w:val="FF0000"/>
              </w:rPr>
              <w:t>货款</w:t>
            </w: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D16E0A" w:rsidRPr="004170EF" w:rsidRDefault="004170EF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否</w:t>
            </w:r>
          </w:p>
        </w:tc>
        <w:tc>
          <w:tcPr>
            <w:tcW w:w="1351" w:type="dxa"/>
          </w:tcPr>
          <w:p w:rsidR="00D16E0A" w:rsidRPr="004170EF" w:rsidRDefault="004170EF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需要退货款的注销单才显示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是否已退保证金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否</w:t>
            </w:r>
          </w:p>
        </w:tc>
        <w:tc>
          <w:tcPr>
            <w:tcW w:w="1351" w:type="dxa"/>
          </w:tcPr>
          <w:p w:rsidR="00F152D6" w:rsidRDefault="00F152D6" w:rsidP="00272593"/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退款方式</w:t>
            </w:r>
          </w:p>
        </w:tc>
        <w:tc>
          <w:tcPr>
            <w:tcW w:w="1350" w:type="dxa"/>
          </w:tcPr>
          <w:p w:rsidR="00F152D6" w:rsidRDefault="00F152D6" w:rsidP="00272593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F152D6" w:rsidRDefault="00F152D6" w:rsidP="00272593">
            <w:r>
              <w:t>是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银行转账</w:t>
            </w:r>
          </w:p>
        </w:tc>
        <w:tc>
          <w:tcPr>
            <w:tcW w:w="1351" w:type="dxa"/>
          </w:tcPr>
          <w:p w:rsidR="00F152D6" w:rsidRDefault="00F152D6" w:rsidP="00272593"/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收款账户信息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根据退款方式自动获取经销商的账户信息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开户银行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公司开会银行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户名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公司户名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账户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公司账户</w:t>
            </w:r>
            <w:r>
              <w:rPr>
                <w:rFonts w:hint="eastAsia"/>
              </w:rPr>
              <w:t>，</w:t>
            </w:r>
            <w:r>
              <w:t>根据退款方式获取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微信必填</w:t>
            </w:r>
          </w:p>
        </w:tc>
      </w:tr>
    </w:tbl>
    <w:p w:rsidR="007F4044" w:rsidRDefault="007F4044" w:rsidP="007F4044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界面操作说明</w:t>
      </w:r>
    </w:p>
    <w:p w:rsidR="00AE321B" w:rsidRDefault="00AE321B" w:rsidP="00AE321B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AE321B" w:rsidRPr="00506E82" w:rsidRDefault="00AE321B" w:rsidP="00AE321B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</w:t>
      </w:r>
      <w:r>
        <w:rPr>
          <w:rFonts w:hint="eastAsia"/>
        </w:rPr>
        <w:t>注销</w:t>
      </w:r>
      <w:r w:rsidRPr="00506E82">
        <w:rPr>
          <w:rFonts w:hint="eastAsia"/>
        </w:rPr>
        <w:t>单：</w:t>
      </w:r>
      <w:r>
        <w:rPr>
          <w:rFonts w:hint="eastAsia"/>
        </w:rPr>
        <w:t>所有审核中状态的注销单。</w:t>
      </w:r>
    </w:p>
    <w:p w:rsidR="00AE321B" w:rsidRPr="00506E82" w:rsidRDefault="00AE321B" w:rsidP="00AE321B">
      <w:pPr>
        <w:pStyle w:val="a5"/>
        <w:ind w:left="780" w:firstLineChars="0" w:firstLine="0"/>
      </w:pPr>
      <w:r w:rsidRPr="00506E82">
        <w:rPr>
          <w:rFonts w:hint="eastAsia"/>
        </w:rPr>
        <w:tab/>
      </w:r>
      <w:r w:rsidRPr="00506E82">
        <w:rPr>
          <w:rFonts w:hint="eastAsia"/>
        </w:rPr>
        <w:tab/>
      </w:r>
      <w:r w:rsidRPr="00AE321B">
        <w:rPr>
          <w:rFonts w:hint="eastAsia"/>
          <w:color w:val="FF0000"/>
        </w:rPr>
        <w:t>待退货款的注销单：申请状态、最高实质等级及以上等级的经销商录入的注销单。</w:t>
      </w:r>
    </w:p>
    <w:p w:rsidR="00087F10" w:rsidRDefault="007F4044" w:rsidP="00E37656">
      <w:pPr>
        <w:pStyle w:val="a5"/>
        <w:ind w:left="780" w:firstLineChars="0" w:firstLine="0"/>
      </w:pPr>
      <w:r>
        <w:rPr>
          <w:rFonts w:hint="eastAsia"/>
          <w:color w:val="FF0000"/>
        </w:rPr>
        <w:t>后台</w:t>
      </w:r>
      <w:r w:rsidR="00E37656" w:rsidRPr="00E37656">
        <w:rPr>
          <w:rFonts w:hint="eastAsia"/>
          <w:color w:val="FF0000"/>
        </w:rPr>
        <w:t>不能进行新增及修改、删除操作</w:t>
      </w:r>
      <w:r w:rsidR="00E37656">
        <w:rPr>
          <w:rFonts w:hint="eastAsia"/>
        </w:rPr>
        <w:t>。</w:t>
      </w:r>
    </w:p>
    <w:p w:rsidR="00E37656" w:rsidRDefault="00E37656" w:rsidP="00E37656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：需要填写退保证金信息。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如果没有勾选已退保证金框，则提示必须退还保证金。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根据退款方式，检查收付款账户信息是否正确。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注销单审核后，经销商</w:t>
      </w:r>
      <w:r>
        <w:rPr>
          <w:rFonts w:hint="eastAsia"/>
        </w:rPr>
        <w:t>APP</w:t>
      </w:r>
      <w:r>
        <w:rPr>
          <w:rFonts w:hint="eastAsia"/>
        </w:rPr>
        <w:t>可以看到待确认退款的注销申请单。</w:t>
      </w:r>
    </w:p>
    <w:p w:rsidR="00394594" w:rsidRDefault="00394594" w:rsidP="00F152D6"/>
    <w:p w:rsidR="00394594" w:rsidRDefault="00394594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注销单审核中或审核操作后，货款及保证金的可用余额就为</w:t>
      </w:r>
      <w:r>
        <w:rPr>
          <w:rFonts w:hint="eastAsia"/>
        </w:rPr>
        <w:t>0</w:t>
      </w:r>
      <w:r>
        <w:rPr>
          <w:rFonts w:hint="eastAsia"/>
        </w:rPr>
        <w:t>了。但是需要注销单退款确认后，货款及保证金的余额才清零。</w:t>
      </w:r>
    </w:p>
    <w:p w:rsidR="00394594" w:rsidRDefault="00394594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94594">
        <w:rPr>
          <w:rFonts w:hint="eastAsia"/>
          <w:color w:val="FF0000"/>
        </w:rPr>
        <w:t>注销单进入申请状态后，经销商就不再能够付款和订货了</w:t>
      </w:r>
      <w:r>
        <w:rPr>
          <w:rFonts w:hint="eastAsia"/>
        </w:rPr>
        <w:t>。</w:t>
      </w:r>
    </w:p>
    <w:p w:rsidR="00394594" w:rsidRDefault="00394594" w:rsidP="00F152D6"/>
    <w:p w:rsidR="00E37656" w:rsidRDefault="00E37656" w:rsidP="00E37656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F152D6" w:rsidRDefault="00F152D6" w:rsidP="00F152D6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只有已审核状态的注销申请单可以取消审核。</w:t>
      </w:r>
    </w:p>
    <w:p w:rsidR="00F152D6" w:rsidRDefault="00F152D6" w:rsidP="00F152D6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23" w:name="_Toc17373628"/>
      <w:r>
        <w:rPr>
          <w:rFonts w:hint="eastAsia"/>
        </w:rPr>
        <w:t>资料变更申请单</w:t>
      </w:r>
      <w:bookmarkEnd w:id="223"/>
    </w:p>
    <w:p w:rsidR="00087F10" w:rsidRDefault="00087F10" w:rsidP="00087F1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界面截图</w:t>
      </w:r>
    </w:p>
    <w:p w:rsidR="00950572" w:rsidRPr="00950572" w:rsidRDefault="00950572" w:rsidP="00950572">
      <w:pPr>
        <w:widowControl/>
        <w:ind w:leftChars="202" w:left="424"/>
        <w:jc w:val="left"/>
        <w:rPr>
          <w:ins w:id="224" w:author="andrew" w:date="2019-08-22T13:55:00Z"/>
          <w:rFonts w:ascii="宋体" w:eastAsia="宋体" w:hAnsi="宋体" w:cs="宋体"/>
          <w:kern w:val="0"/>
          <w:sz w:val="24"/>
          <w:szCs w:val="24"/>
        </w:rPr>
        <w:pPrChange w:id="225" w:author="andrew" w:date="2019-08-22T13:55:00Z">
          <w:pPr>
            <w:widowControl/>
            <w:jc w:val="left"/>
          </w:pPr>
        </w:pPrChange>
      </w:pPr>
      <w:ins w:id="226" w:author="andrew" w:date="2019-08-22T13:55:00Z">
        <w:r>
          <w:rPr>
            <w:rFonts w:ascii="宋体" w:eastAsia="宋体" w:hAnsi="宋体" w:cs="宋体"/>
            <w:noProof/>
            <w:kern w:val="0"/>
            <w:sz w:val="24"/>
            <w:szCs w:val="24"/>
          </w:rPr>
          <w:drawing>
            <wp:inline distT="0" distB="0" distL="0" distR="0">
              <wp:extent cx="4753129" cy="3073400"/>
              <wp:effectExtent l="0" t="0" r="0" b="0"/>
              <wp:docPr id="35" name="图片 35" descr="C:\Users\andrew\AppData\Roaming\Tencent\Users\358399800\QQ\WinTemp\RichOle\$U8PX7@EM20]B__NDG9AE{W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andrew\AppData\Roaming\Tencent\Users\358399800\QQ\WinTemp\RichOle\$U8PX7@EM20]B__NDG9AE{W.png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431" cy="307294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14715" w:rsidRDefault="00614715" w:rsidP="00614715"/>
    <w:p w:rsidR="00087F10" w:rsidRDefault="00087F10" w:rsidP="00087F1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715421" w:rsidTr="00272593"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单据编号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1" w:type="dxa"/>
          </w:tcPr>
          <w:p w:rsidR="00715421" w:rsidRDefault="00715421" w:rsidP="00272593">
            <w:r>
              <w:t>系统自动生成</w:t>
            </w:r>
          </w:p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单据日期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取服务器日期</w:t>
            </w:r>
          </w:p>
        </w:tc>
        <w:tc>
          <w:tcPr>
            <w:tcW w:w="1351" w:type="dxa"/>
          </w:tcPr>
          <w:p w:rsidR="00715421" w:rsidRDefault="00715421" w:rsidP="00C948F8">
            <w:r>
              <w:t>只读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单据状态</w:t>
            </w:r>
          </w:p>
        </w:tc>
        <w:tc>
          <w:tcPr>
            <w:tcW w:w="1350" w:type="dxa"/>
          </w:tcPr>
          <w:p w:rsidR="00715421" w:rsidRDefault="00715421" w:rsidP="00C948F8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申请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经销商编号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姓名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性别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身份证号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是否变更身份证号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变更</w:t>
            </w:r>
            <w:r>
              <w:t>后身份证号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选择变更身份证后必填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是否变更姓名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变更后姓名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选择变更姓名后必填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lastRenderedPageBreak/>
              <w:t>是否变更经销商等级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变更后经销商等级</w:t>
            </w:r>
          </w:p>
        </w:tc>
        <w:tc>
          <w:tcPr>
            <w:tcW w:w="1350" w:type="dxa"/>
          </w:tcPr>
          <w:p w:rsidR="00715421" w:rsidRDefault="00715421" w:rsidP="00272593">
            <w:r w:rsidRPr="00715421">
              <w:rPr>
                <w:rFonts w:hint="eastAsia"/>
                <w:color w:val="FF0000"/>
              </w:rPr>
              <w:t>选择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BD4B6C" w:rsidP="00272593">
            <w:r>
              <w:t>当前等级</w:t>
            </w:r>
          </w:p>
        </w:tc>
        <w:tc>
          <w:tcPr>
            <w:tcW w:w="1351" w:type="dxa"/>
          </w:tcPr>
          <w:p w:rsidR="00715421" w:rsidRDefault="00715421" w:rsidP="00272593">
            <w:r>
              <w:t>下拉选择经销商等级</w:t>
            </w:r>
            <w:r>
              <w:rPr>
                <w:rFonts w:hint="eastAsia"/>
              </w:rPr>
              <w:t>，</w:t>
            </w:r>
            <w:r>
              <w:t>选择变更等级后必填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变更后经销商等级有效期</w:t>
            </w:r>
            <w:r>
              <w:rPr>
                <w:rFonts w:hint="eastAsia"/>
              </w:rPr>
              <w:t>（月）</w:t>
            </w:r>
          </w:p>
        </w:tc>
        <w:tc>
          <w:tcPr>
            <w:tcW w:w="1350" w:type="dxa"/>
          </w:tcPr>
          <w:p w:rsidR="00715421" w:rsidRDefault="00715421" w:rsidP="00272593">
            <w:r>
              <w:t>整数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rPr>
                <w:rFonts w:hint="eastAsia"/>
              </w:rPr>
              <w:t>1</w:t>
            </w:r>
          </w:p>
        </w:tc>
        <w:tc>
          <w:tcPr>
            <w:tcW w:w="1351" w:type="dxa"/>
          </w:tcPr>
          <w:p w:rsidR="00715421" w:rsidRDefault="00715421" w:rsidP="00272593">
            <w:r>
              <w:rPr>
                <w:rFonts w:hint="eastAsia"/>
              </w:rPr>
              <w:t>从变更单审核时开始，在这个有效期内，不会计算此经销商等级</w:t>
            </w:r>
            <w:r w:rsidR="00B2782A">
              <w:rPr>
                <w:rFonts w:hint="eastAsia"/>
              </w:rPr>
              <w:t>。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是否变更推荐人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变更后推荐人编号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选择变更推荐人后必填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变更后推荐人姓名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根据变更后推荐人编号带出</w:t>
            </w:r>
          </w:p>
        </w:tc>
      </w:tr>
      <w:tr w:rsidR="00950572" w:rsidTr="00272593">
        <w:trPr>
          <w:ins w:id="227" w:author="andrew" w:date="2019-08-22T13:56:00Z"/>
        </w:trPr>
        <w:tc>
          <w:tcPr>
            <w:tcW w:w="1350" w:type="dxa"/>
          </w:tcPr>
          <w:p w:rsidR="00950572" w:rsidRDefault="00950572" w:rsidP="00272593">
            <w:pPr>
              <w:rPr>
                <w:ins w:id="228" w:author="andrew" w:date="2019-08-22T13:56:00Z"/>
              </w:rPr>
            </w:pPr>
            <w:ins w:id="229" w:author="andrew" w:date="2019-08-22T13:56:00Z">
              <w:r>
                <w:t>是否变更手机号</w:t>
              </w:r>
            </w:ins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30" w:author="andrew" w:date="2019-08-22T13:56:00Z"/>
              </w:rPr>
            </w:pPr>
            <w:ins w:id="231" w:author="andrew" w:date="2019-08-22T13:56:00Z">
              <w:r>
                <w:t>是</w:t>
              </w:r>
              <w:r>
                <w:rPr>
                  <w:rFonts w:hint="eastAsia"/>
                </w:rPr>
                <w:t>/</w:t>
              </w:r>
              <w:r>
                <w:rPr>
                  <w:rFonts w:hint="eastAsia"/>
                </w:rPr>
                <w:t>否</w:t>
              </w:r>
            </w:ins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32" w:author="andrew" w:date="2019-08-22T13:56:00Z"/>
              </w:rPr>
            </w:pPr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33" w:author="andrew" w:date="2019-08-22T13:56:00Z"/>
              </w:rPr>
            </w:pPr>
          </w:p>
        </w:tc>
        <w:tc>
          <w:tcPr>
            <w:tcW w:w="1351" w:type="dxa"/>
          </w:tcPr>
          <w:p w:rsidR="00950572" w:rsidRDefault="00950572" w:rsidP="00272593">
            <w:pPr>
              <w:rPr>
                <w:ins w:id="234" w:author="andrew" w:date="2019-08-22T13:56:00Z"/>
              </w:rPr>
            </w:pPr>
            <w:ins w:id="235" w:author="andrew" w:date="2019-08-22T13:56:00Z">
              <w:r>
                <w:t>否</w:t>
              </w:r>
            </w:ins>
          </w:p>
        </w:tc>
        <w:tc>
          <w:tcPr>
            <w:tcW w:w="1351" w:type="dxa"/>
          </w:tcPr>
          <w:p w:rsidR="00950572" w:rsidRDefault="00950572" w:rsidP="00272593">
            <w:pPr>
              <w:rPr>
                <w:ins w:id="236" w:author="andrew" w:date="2019-08-22T13:56:00Z"/>
              </w:rPr>
            </w:pPr>
          </w:p>
        </w:tc>
      </w:tr>
      <w:tr w:rsidR="00950572" w:rsidTr="00272593">
        <w:trPr>
          <w:ins w:id="237" w:author="andrew" w:date="2019-08-22T13:56:00Z"/>
        </w:trPr>
        <w:tc>
          <w:tcPr>
            <w:tcW w:w="1350" w:type="dxa"/>
          </w:tcPr>
          <w:p w:rsidR="00950572" w:rsidRDefault="00950572" w:rsidP="00272593">
            <w:pPr>
              <w:rPr>
                <w:ins w:id="238" w:author="andrew" w:date="2019-08-22T13:56:00Z"/>
              </w:rPr>
            </w:pPr>
            <w:ins w:id="239" w:author="andrew" w:date="2019-08-22T13:56:00Z">
              <w:r>
                <w:t>变更后手机号</w:t>
              </w:r>
            </w:ins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40" w:author="andrew" w:date="2019-08-22T13:56:00Z"/>
              </w:rPr>
            </w:pPr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41" w:author="andrew" w:date="2019-08-22T13:56:00Z"/>
              </w:rPr>
            </w:pPr>
          </w:p>
        </w:tc>
        <w:tc>
          <w:tcPr>
            <w:tcW w:w="1350" w:type="dxa"/>
          </w:tcPr>
          <w:p w:rsidR="00950572" w:rsidRDefault="00950572" w:rsidP="00272593">
            <w:pPr>
              <w:rPr>
                <w:ins w:id="242" w:author="andrew" w:date="2019-08-22T13:56:00Z"/>
              </w:rPr>
            </w:pPr>
          </w:p>
        </w:tc>
        <w:tc>
          <w:tcPr>
            <w:tcW w:w="1351" w:type="dxa"/>
          </w:tcPr>
          <w:p w:rsidR="00950572" w:rsidRDefault="00950572" w:rsidP="00272593">
            <w:pPr>
              <w:rPr>
                <w:ins w:id="243" w:author="andrew" w:date="2019-08-22T13:56:00Z"/>
              </w:rPr>
            </w:pPr>
          </w:p>
        </w:tc>
        <w:tc>
          <w:tcPr>
            <w:tcW w:w="1351" w:type="dxa"/>
          </w:tcPr>
          <w:p w:rsidR="00950572" w:rsidRDefault="00950572" w:rsidP="00272593">
            <w:pPr>
              <w:rPr>
                <w:ins w:id="244" w:author="andrew" w:date="2019-08-22T13:56:00Z"/>
              </w:rPr>
            </w:pPr>
            <w:ins w:id="245" w:author="andrew" w:date="2019-08-22T13:57:00Z">
              <w:r>
                <w:t>选择变更手机号后必填</w:t>
              </w:r>
            </w:ins>
          </w:p>
        </w:tc>
      </w:tr>
    </w:tbl>
    <w:p w:rsidR="003C6760" w:rsidRDefault="003C6760" w:rsidP="003C676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界面操作说明</w:t>
      </w:r>
    </w:p>
    <w:p w:rsidR="00AE321B" w:rsidRDefault="00AE321B" w:rsidP="00AE321B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AE321B" w:rsidRPr="00506E82" w:rsidRDefault="00AE321B" w:rsidP="00AE321B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</w:t>
      </w:r>
      <w:r>
        <w:rPr>
          <w:rFonts w:hint="eastAsia"/>
        </w:rPr>
        <w:t>资料变更</w:t>
      </w:r>
      <w:r w:rsidRPr="00506E82">
        <w:rPr>
          <w:rFonts w:hint="eastAsia"/>
        </w:rPr>
        <w:t>单：</w:t>
      </w:r>
      <w:r>
        <w:rPr>
          <w:rFonts w:hint="eastAsia"/>
        </w:rPr>
        <w:t>所有申请状态的资料变更单。</w:t>
      </w:r>
    </w:p>
    <w:p w:rsidR="00AE321B" w:rsidRPr="00506E82" w:rsidRDefault="00AE321B" w:rsidP="00AE321B">
      <w:pPr>
        <w:pStyle w:val="a5"/>
        <w:ind w:left="780" w:firstLineChars="0" w:firstLine="0"/>
      </w:pPr>
      <w:r w:rsidRPr="00506E82">
        <w:rPr>
          <w:rFonts w:hint="eastAsia"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后台一周内录入的</w:t>
      </w:r>
      <w:r>
        <w:rPr>
          <w:rFonts w:hint="eastAsia"/>
        </w:rPr>
        <w:t>资料变更</w:t>
      </w:r>
      <w:r w:rsidRPr="00506E82">
        <w:rPr>
          <w:rFonts w:hint="eastAsia"/>
        </w:rPr>
        <w:t>单</w:t>
      </w:r>
      <w:r>
        <w:rPr>
          <w:rFonts w:hint="eastAsia"/>
        </w:rPr>
        <w:t>：所有一周内后台录入的资料变更单。</w:t>
      </w:r>
    </w:p>
    <w:p w:rsidR="00AE321B" w:rsidRPr="00AE321B" w:rsidRDefault="00AE321B" w:rsidP="00353D10">
      <w:pPr>
        <w:pStyle w:val="a5"/>
        <w:ind w:left="780" w:firstLineChars="0" w:firstLine="0"/>
        <w:rPr>
          <w:color w:val="FF0000"/>
        </w:rPr>
      </w:pPr>
      <w:r w:rsidRPr="00AE321B">
        <w:rPr>
          <w:rFonts w:hint="eastAsia"/>
          <w:color w:val="FF0000"/>
        </w:rPr>
        <w:t>此单据不能在</w:t>
      </w:r>
      <w:r w:rsidRPr="00AE321B">
        <w:rPr>
          <w:rFonts w:hint="eastAsia"/>
          <w:color w:val="FF0000"/>
        </w:rPr>
        <w:t>APP</w:t>
      </w:r>
      <w:r w:rsidRPr="00AE321B">
        <w:rPr>
          <w:rFonts w:hint="eastAsia"/>
          <w:color w:val="FF0000"/>
        </w:rPr>
        <w:t>中录入。</w:t>
      </w:r>
    </w:p>
    <w:p w:rsidR="00353D10" w:rsidRDefault="00B2782A" w:rsidP="00353D10">
      <w:pPr>
        <w:pStyle w:val="a5"/>
        <w:ind w:left="780" w:firstLineChars="0" w:firstLine="0"/>
      </w:pPr>
      <w:r w:rsidRPr="00CE7D2E">
        <w:rPr>
          <w:b/>
          <w:sz w:val="24"/>
          <w:szCs w:val="24"/>
        </w:rPr>
        <w:t>保存</w:t>
      </w:r>
      <w:r>
        <w:rPr>
          <w:rFonts w:hint="eastAsia"/>
        </w:rPr>
        <w:t>：</w:t>
      </w:r>
    </w:p>
    <w:p w:rsidR="00353D10" w:rsidRDefault="00353D10" w:rsidP="00B2782A">
      <w:pPr>
        <w:pStyle w:val="a5"/>
        <w:ind w:left="1200" w:firstLineChars="0" w:firstLine="60"/>
      </w:pPr>
      <w:r>
        <w:rPr>
          <w:rFonts w:hint="eastAsia"/>
        </w:rPr>
        <w:t>已经审核就不能进行修改和删除</w:t>
      </w:r>
    </w:p>
    <w:p w:rsidR="00B2782A" w:rsidRDefault="00B2782A" w:rsidP="00B2782A">
      <w:pPr>
        <w:pStyle w:val="a5"/>
        <w:ind w:left="1200" w:firstLineChars="0" w:firstLine="60"/>
      </w:pPr>
      <w:r>
        <w:rPr>
          <w:rFonts w:hint="eastAsia"/>
        </w:rPr>
        <w:t>根据选择变更的类型，检查变更后数据是否正确。如果有问题则提示错误。</w:t>
      </w:r>
    </w:p>
    <w:p w:rsidR="00353D10" w:rsidRDefault="00353D10" w:rsidP="00353D10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B2782A" w:rsidRDefault="00B2782A" w:rsidP="00B2782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将变更后属性写入组织查询。经销商其它资料，经销商可以登录</w:t>
      </w:r>
      <w:r>
        <w:rPr>
          <w:rFonts w:hint="eastAsia"/>
        </w:rPr>
        <w:t>APP</w:t>
      </w:r>
      <w:r>
        <w:rPr>
          <w:rFonts w:hint="eastAsia"/>
        </w:rPr>
        <w:t>后自行修改。</w:t>
      </w:r>
    </w:p>
    <w:p w:rsidR="00353D10" w:rsidRDefault="00353D10" w:rsidP="00353D10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  <w:r w:rsidR="00B2782A" w:rsidRPr="00B2782A">
        <w:rPr>
          <w:rFonts w:hint="eastAsia"/>
          <w:color w:val="FF0000"/>
        </w:rPr>
        <w:t>变更单不能取消审核</w:t>
      </w:r>
      <w:r w:rsidR="00B2782A">
        <w:rPr>
          <w:rFonts w:hint="eastAsia"/>
        </w:rPr>
        <w:t>。</w:t>
      </w:r>
    </w:p>
    <w:p w:rsidR="00353D10" w:rsidRDefault="00B2782A" w:rsidP="00353D1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46" w:name="_Toc17373629"/>
      <w:r>
        <w:rPr>
          <w:rFonts w:hint="eastAsia"/>
        </w:rPr>
        <w:t>付款单</w:t>
      </w:r>
      <w:bookmarkEnd w:id="246"/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86300" cy="2184294"/>
            <wp:effectExtent l="0" t="0" r="0" b="6985"/>
            <wp:docPr id="27" name="图片 27" descr="C:\Users\andrew\AppData\Roaming\Tencent\Users\358399800\QQ\WinTemp\RichOle\CA9]ATJ%4G}VBL`@`LS31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drew\AppData\Roaming\Tencent\Users\358399800\QQ\WinTemp\RichOle\CA9]ATJ%4G}VBL`@`LS31[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96" cy="21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F8" w:rsidRDefault="00C948F8" w:rsidP="00614715">
      <w:pPr>
        <w:pStyle w:val="a5"/>
        <w:ind w:left="142" w:firstLineChars="0" w:firstLine="0"/>
      </w:pPr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F722E" w:rsidTr="00272593"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单据编号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1" w:type="dxa"/>
          </w:tcPr>
          <w:p w:rsidR="00AF722E" w:rsidRDefault="00AF722E" w:rsidP="00272593">
            <w:r>
              <w:t>系统自动生成</w:t>
            </w:r>
          </w:p>
        </w:tc>
        <w:tc>
          <w:tcPr>
            <w:tcW w:w="1351" w:type="dxa"/>
          </w:tcPr>
          <w:p w:rsidR="00AF722E" w:rsidRDefault="00AF722E" w:rsidP="00272593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单据日期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取服务器日期</w:t>
            </w:r>
          </w:p>
        </w:tc>
        <w:tc>
          <w:tcPr>
            <w:tcW w:w="1351" w:type="dxa"/>
          </w:tcPr>
          <w:p w:rsidR="00AF722E" w:rsidRDefault="00AF722E" w:rsidP="00272593">
            <w:r>
              <w:t>只读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单据状态</w:t>
            </w:r>
          </w:p>
        </w:tc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未</w:t>
            </w:r>
            <w:r>
              <w:t>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rPr>
                <w:rFonts w:hint="eastAsia"/>
              </w:rPr>
              <w:t>未</w:t>
            </w:r>
            <w:r>
              <w:t>收款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经销商编号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姓名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付款类别</w:t>
            </w:r>
          </w:p>
        </w:tc>
        <w:tc>
          <w:tcPr>
            <w:tcW w:w="1350" w:type="dxa"/>
          </w:tcPr>
          <w:p w:rsidR="00AF722E" w:rsidRDefault="00AF722E" w:rsidP="00272593">
            <w:r>
              <w:t>货款</w:t>
            </w:r>
            <w:r>
              <w:rPr>
                <w:rFonts w:hint="eastAsia"/>
              </w:rPr>
              <w:t>/.</w:t>
            </w:r>
            <w:r>
              <w:rPr>
                <w:rFonts w:hint="eastAsia"/>
              </w:rPr>
              <w:t>保证金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代收保证金</w:t>
            </w:r>
          </w:p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货款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:rsidR="00AF722E" w:rsidRDefault="00AF722E" w:rsidP="00272593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银行转账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收款账户信息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付款账户信息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</w:tbl>
    <w:p w:rsidR="00AF722E" w:rsidRDefault="00AF722E" w:rsidP="00AF722E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界面操作说明</w:t>
      </w:r>
    </w:p>
    <w:p w:rsidR="00812A77" w:rsidRDefault="00812A77" w:rsidP="00812A77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812A77" w:rsidRPr="00506E82" w:rsidRDefault="00812A77" w:rsidP="00812A77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</w:t>
      </w:r>
      <w:r>
        <w:rPr>
          <w:rFonts w:hint="eastAsia"/>
        </w:rPr>
        <w:t>收款确认付款</w:t>
      </w:r>
      <w:r w:rsidRPr="00506E82">
        <w:rPr>
          <w:rFonts w:hint="eastAsia"/>
        </w:rPr>
        <w:t>单：</w:t>
      </w:r>
      <w:r>
        <w:rPr>
          <w:rFonts w:hint="eastAsia"/>
        </w:rPr>
        <w:t>供货中心经销商录入的，未收款状态的付款单。</w:t>
      </w:r>
    </w:p>
    <w:p w:rsidR="00087F10" w:rsidRDefault="00812A77" w:rsidP="0000567F">
      <w:pPr>
        <w:pStyle w:val="a5"/>
        <w:ind w:left="780" w:firstLineChars="0" w:firstLine="0"/>
      </w:pPr>
      <w:r>
        <w:rPr>
          <w:rFonts w:hint="eastAsia"/>
        </w:rPr>
        <w:tab/>
      </w:r>
      <w:r w:rsidRPr="00812A77">
        <w:rPr>
          <w:rFonts w:hint="eastAsia"/>
          <w:color w:val="FF0000"/>
        </w:rPr>
        <w:t>后台</w:t>
      </w:r>
      <w:r w:rsidR="0000567F" w:rsidRPr="00812A77">
        <w:rPr>
          <w:rFonts w:hint="eastAsia"/>
          <w:color w:val="FF0000"/>
        </w:rPr>
        <w:t>不</w:t>
      </w:r>
      <w:r w:rsidR="0000567F" w:rsidRPr="00E37656">
        <w:rPr>
          <w:rFonts w:hint="eastAsia"/>
          <w:color w:val="FF0000"/>
        </w:rPr>
        <w:t>能进行新增及修改、删除操作</w:t>
      </w:r>
      <w:r w:rsidR="0000567F">
        <w:rPr>
          <w:rFonts w:hint="eastAsia"/>
        </w:rPr>
        <w:t>。</w:t>
      </w:r>
    </w:p>
    <w:p w:rsidR="0000567F" w:rsidRPr="0000567F" w:rsidRDefault="0000567F" w:rsidP="0000567F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确认收款</w:t>
      </w:r>
      <w:r>
        <w:rPr>
          <w:rFonts w:hint="eastAsia"/>
        </w:rPr>
        <w:t>：</w:t>
      </w:r>
    </w:p>
    <w:p w:rsidR="0000567F" w:rsidRDefault="00812A77" w:rsidP="0000567F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按下后表示公司已经收到款项。根据付款类别，经销商在公司的账户余额增加。单据状态变成已收款状态。</w:t>
      </w:r>
    </w:p>
    <w:p w:rsidR="00812A77" w:rsidRDefault="00812A77" w:rsidP="0000567F">
      <w:pPr>
        <w:pStyle w:val="a5"/>
        <w:ind w:left="78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812A77">
        <w:rPr>
          <w:rFonts w:hint="eastAsia"/>
          <w:color w:val="FF0000"/>
        </w:rPr>
        <w:t>如果没有在系统参数中规定的时间范围内收款确认，则系统会自动进行收款确认操作。</w:t>
      </w:r>
    </w:p>
    <w:p w:rsidR="00812A77" w:rsidRPr="0000567F" w:rsidRDefault="00812A77" w:rsidP="0000567F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47" w:name="_Toc17373630"/>
      <w:r>
        <w:rPr>
          <w:rFonts w:hint="eastAsia"/>
        </w:rPr>
        <w:t>退款单</w:t>
      </w:r>
      <w:bookmarkEnd w:id="247"/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933950" cy="2610756"/>
            <wp:effectExtent l="0" t="0" r="0" b="0"/>
            <wp:docPr id="28" name="图片 28" descr="C:\Users\andrew\AppData\Roaming\Tencent\Users\358399800\QQ\WinTemp\RichOle\7R(AH3$NWIF}22OCR{73%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w\AppData\Roaming\Tencent\Users\358399800\QQ\WinTemp\RichOle\7R(AH3$NWIF}22OCR{73%G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75" cy="26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93" w:rsidRDefault="00272593" w:rsidP="00614715">
      <w:pPr>
        <w:pStyle w:val="a5"/>
        <w:ind w:left="142" w:firstLineChars="0" w:firstLine="0"/>
      </w:pPr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界面要素说明</w:t>
      </w:r>
    </w:p>
    <w:p w:rsidR="00166A00" w:rsidRDefault="00166A00" w:rsidP="00166A00">
      <w:pPr>
        <w:pStyle w:val="a5"/>
      </w:pP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166A00" w:rsidTr="004F4770"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单据编号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1" w:type="dxa"/>
          </w:tcPr>
          <w:p w:rsidR="00166A00" w:rsidRDefault="00166A00" w:rsidP="004F4770">
            <w:r>
              <w:t>系统自动生成</w:t>
            </w:r>
          </w:p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单据日期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取服务器日期</w:t>
            </w:r>
          </w:p>
        </w:tc>
        <w:tc>
          <w:tcPr>
            <w:tcW w:w="1351" w:type="dxa"/>
          </w:tcPr>
          <w:p w:rsidR="00166A00" w:rsidRDefault="00166A00" w:rsidP="004F4770">
            <w:r>
              <w:t>只读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单据状态</w:t>
            </w:r>
          </w:p>
        </w:tc>
        <w:tc>
          <w:tcPr>
            <w:tcW w:w="1350" w:type="dxa"/>
          </w:tcPr>
          <w:p w:rsidR="00166A00" w:rsidRDefault="00166A00" w:rsidP="004F4770">
            <w:r>
              <w:rPr>
                <w:rFonts w:hint="eastAsia"/>
              </w:rPr>
              <w:t>未</w:t>
            </w:r>
            <w:r>
              <w:t>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rPr>
                <w:rFonts w:hint="eastAsia"/>
              </w:rPr>
              <w:t>未</w:t>
            </w:r>
            <w:r>
              <w:t>收款</w:t>
            </w:r>
          </w:p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经销商编号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姓名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166A00" w:rsidRDefault="00166A00" w:rsidP="004F4770">
            <w:r>
              <w:t>字符串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付款类别</w:t>
            </w:r>
          </w:p>
        </w:tc>
        <w:tc>
          <w:tcPr>
            <w:tcW w:w="1350" w:type="dxa"/>
          </w:tcPr>
          <w:p w:rsidR="00166A00" w:rsidRDefault="00166A00" w:rsidP="004F4770">
            <w:r>
              <w:t>货款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货款</w:t>
            </w:r>
          </w:p>
        </w:tc>
        <w:tc>
          <w:tcPr>
            <w:tcW w:w="1351" w:type="dxa"/>
          </w:tcPr>
          <w:p w:rsidR="00166A00" w:rsidRDefault="00166A00" w:rsidP="004F4770">
            <w:r w:rsidRPr="00166A00">
              <w:rPr>
                <w:color w:val="FF0000"/>
              </w:rPr>
              <w:t>只读</w:t>
            </w:r>
            <w:r w:rsidRPr="00166A00">
              <w:rPr>
                <w:rFonts w:hint="eastAsia"/>
                <w:color w:val="FF0000"/>
              </w:rPr>
              <w:t>，</w:t>
            </w:r>
            <w:r w:rsidRPr="00166A00">
              <w:rPr>
                <w:color w:val="FF0000"/>
              </w:rPr>
              <w:t>不能修改</w:t>
            </w:r>
            <w:r>
              <w:rPr>
                <w:rFonts w:hint="eastAsia"/>
              </w:rPr>
              <w:t>。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退款方式</w:t>
            </w:r>
          </w:p>
        </w:tc>
        <w:tc>
          <w:tcPr>
            <w:tcW w:w="1350" w:type="dxa"/>
          </w:tcPr>
          <w:p w:rsidR="00166A00" w:rsidRDefault="00166A00" w:rsidP="004F4770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银行转账</w:t>
            </w:r>
          </w:p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收款账户信息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根据退款方式自动获取经销商的账户信息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lastRenderedPageBreak/>
              <w:t>开户银行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公司开会银行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户名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公司户名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账户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公司账户</w:t>
            </w:r>
            <w:r>
              <w:rPr>
                <w:rFonts w:hint="eastAsia"/>
              </w:rPr>
              <w:t>，</w:t>
            </w:r>
            <w:r>
              <w:t>根据退款方式获取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微信必填</w:t>
            </w:r>
          </w:p>
        </w:tc>
      </w:tr>
    </w:tbl>
    <w:p w:rsidR="00166A00" w:rsidRDefault="00166A00" w:rsidP="00166A0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界面操作说明</w:t>
      </w:r>
    </w:p>
    <w:p w:rsidR="00BD4B98" w:rsidRDefault="00BD4B98" w:rsidP="00555919">
      <w:pPr>
        <w:pStyle w:val="a5"/>
        <w:ind w:left="780" w:firstLineChars="0" w:firstLine="0"/>
      </w:pPr>
    </w:p>
    <w:p w:rsidR="00555919" w:rsidRDefault="00BD4B98" w:rsidP="00555919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 w:rsidR="000A67A4">
        <w:rPr>
          <w:rFonts w:hint="eastAsia"/>
        </w:rPr>
        <w:t>（</w:t>
      </w:r>
      <w:r w:rsidR="000A67A4">
        <w:t>查询列表画面一般性说明</w:t>
      </w:r>
      <w:r w:rsidR="000A67A4">
        <w:rPr>
          <w:rFonts w:hint="eastAsia"/>
        </w:rPr>
        <w:t>）</w:t>
      </w:r>
    </w:p>
    <w:p w:rsidR="00555919" w:rsidRDefault="00BD4B98" w:rsidP="00555919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BD4B98" w:rsidRDefault="00BD4B98" w:rsidP="00BD4B98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BD4B98" w:rsidRDefault="00BD4B98" w:rsidP="00BD4B98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一周内后台录入的退款单。</w:t>
      </w:r>
    </w:p>
    <w:p w:rsidR="008B2E66" w:rsidRDefault="008B2E66" w:rsidP="00BD4B98">
      <w:pPr>
        <w:pStyle w:val="a5"/>
        <w:ind w:left="780" w:firstLineChars="0" w:firstLine="0"/>
      </w:pPr>
    </w:p>
    <w:p w:rsidR="008B2E66" w:rsidRDefault="008B2E66" w:rsidP="00BD4B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保存</w:t>
      </w:r>
      <w:r>
        <w:rPr>
          <w:rFonts w:hint="eastAsia"/>
        </w:rPr>
        <w:t>：如果经销商在公司账户的货款余额不足，则不能录入相应的退款单。</w:t>
      </w:r>
    </w:p>
    <w:p w:rsidR="008B2E66" w:rsidRPr="00506E82" w:rsidRDefault="008B2E66" w:rsidP="00BD4B9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8B2E66">
        <w:rPr>
          <w:rFonts w:hint="eastAsia"/>
          <w:color w:val="000000" w:themeColor="text1"/>
        </w:rPr>
        <w:t>退款单保存后，经销商在公司账户的余额不变，但是</w:t>
      </w:r>
      <w:r w:rsidRPr="008B2E66">
        <w:rPr>
          <w:rFonts w:hint="eastAsia"/>
          <w:color w:val="FF0000"/>
        </w:rPr>
        <w:t>可用余额将减去退款金额</w:t>
      </w:r>
      <w:r w:rsidRPr="008B2E66">
        <w:rPr>
          <w:rFonts w:hint="eastAsia"/>
          <w:color w:val="000000" w:themeColor="text1"/>
        </w:rPr>
        <w:t>。</w:t>
      </w:r>
    </w:p>
    <w:p w:rsidR="00555919" w:rsidRDefault="008B2E66" w:rsidP="00555919">
      <w:pPr>
        <w:pStyle w:val="a5"/>
        <w:ind w:left="780" w:firstLineChars="0" w:firstLine="0"/>
      </w:pPr>
      <w:r>
        <w:t>退款单收款确认后</w:t>
      </w:r>
      <w:r>
        <w:rPr>
          <w:rFonts w:hint="eastAsia"/>
        </w:rPr>
        <w:t>，</w:t>
      </w:r>
      <w:r>
        <w:t>账户余额才扣减</w:t>
      </w:r>
      <w:r>
        <w:rPr>
          <w:rFonts w:hint="eastAsia"/>
        </w:rPr>
        <w:t>。</w:t>
      </w:r>
    </w:p>
    <w:p w:rsidR="00087F10" w:rsidRDefault="00087F10" w:rsidP="00087F10">
      <w:pPr>
        <w:pStyle w:val="a5"/>
        <w:ind w:left="42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48" w:name="_Toc17373631"/>
      <w:r>
        <w:rPr>
          <w:rFonts w:hint="eastAsia"/>
        </w:rPr>
        <w:t>处罚申请单</w:t>
      </w:r>
      <w:bookmarkEnd w:id="248"/>
    </w:p>
    <w:p w:rsidR="00087F10" w:rsidRDefault="00087F10" w:rsidP="00087F1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968090" cy="2584450"/>
            <wp:effectExtent l="0" t="0" r="4445" b="6350"/>
            <wp:docPr id="29" name="图片 29" descr="C:\Users\andrew\AppData\Roaming\Tencent\Users\358399800\QQ\WinTemp\RichOle\HXK2{0{{D20EG5${RA44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w\AppData\Roaming\Tencent\Users\358399800\QQ\WinTemp\RichOle\HXK2{0{{D20EG5${RA44E_B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1" cy="25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Default="00614715" w:rsidP="00614715">
      <w:pPr>
        <w:ind w:left="142"/>
      </w:pPr>
    </w:p>
    <w:p w:rsidR="00087F10" w:rsidRDefault="00087F10" w:rsidP="00087F1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5845FE" w:rsidTr="004F4770"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单据编号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1" w:type="dxa"/>
          </w:tcPr>
          <w:p w:rsidR="005845FE" w:rsidRDefault="005845FE" w:rsidP="004F4770">
            <w:r>
              <w:t>系统自动生成</w:t>
            </w:r>
          </w:p>
        </w:tc>
        <w:tc>
          <w:tcPr>
            <w:tcW w:w="1351" w:type="dxa"/>
          </w:tcPr>
          <w:p w:rsidR="005845FE" w:rsidRDefault="005845FE" w:rsidP="004F4770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单据日期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取服务器日期</w:t>
            </w:r>
          </w:p>
        </w:tc>
        <w:tc>
          <w:tcPr>
            <w:tcW w:w="1351" w:type="dxa"/>
          </w:tcPr>
          <w:p w:rsidR="005845FE" w:rsidRDefault="00CF0A0F" w:rsidP="004F4770">
            <w:r w:rsidRPr="00CF0A0F">
              <w:rPr>
                <w:rFonts w:hint="eastAsia"/>
                <w:color w:val="FF0000"/>
              </w:rPr>
              <w:t>允许</w:t>
            </w:r>
            <w:r w:rsidRPr="00CF0A0F">
              <w:rPr>
                <w:color w:val="FF0000"/>
              </w:rPr>
              <w:t>修改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lastRenderedPageBreak/>
              <w:t>单据状态</w:t>
            </w:r>
          </w:p>
        </w:tc>
        <w:tc>
          <w:tcPr>
            <w:tcW w:w="1350" w:type="dxa"/>
          </w:tcPr>
          <w:p w:rsidR="005845FE" w:rsidRDefault="005845FE" w:rsidP="004F4770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申请</w:t>
            </w:r>
          </w:p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经销商编号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姓名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处罚类别</w:t>
            </w:r>
          </w:p>
        </w:tc>
        <w:tc>
          <w:tcPr>
            <w:tcW w:w="1350" w:type="dxa"/>
          </w:tcPr>
          <w:p w:rsidR="005845FE" w:rsidRDefault="005845FE" w:rsidP="004F4770">
            <w:r>
              <w:t>选择</w:t>
            </w:r>
          </w:p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从处罚类别设置中维护的类别中选择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处罚说明</w:t>
            </w:r>
          </w:p>
        </w:tc>
        <w:tc>
          <w:tcPr>
            <w:tcW w:w="1350" w:type="dxa"/>
          </w:tcPr>
          <w:p w:rsidR="005845FE" w:rsidRDefault="005845FE" w:rsidP="004F4770">
            <w:r>
              <w:t>字符串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备注</w:t>
            </w:r>
          </w:p>
        </w:tc>
        <w:tc>
          <w:tcPr>
            <w:tcW w:w="1350" w:type="dxa"/>
          </w:tcPr>
          <w:p w:rsidR="005845FE" w:rsidRDefault="005845FE" w:rsidP="004F4770">
            <w:r>
              <w:t>字符串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</w:tbl>
    <w:p w:rsidR="005845FE" w:rsidRDefault="005845FE" w:rsidP="005845FE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界面操作说明</w:t>
      </w:r>
    </w:p>
    <w:p w:rsidR="000A67A4" w:rsidRDefault="000A67A4" w:rsidP="000A67A4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0A67A4" w:rsidRDefault="000A67A4" w:rsidP="000A67A4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A67A4" w:rsidRDefault="000A67A4" w:rsidP="000A67A4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0A67A4" w:rsidRDefault="000A67A4" w:rsidP="000A67A4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一周内后台录入的处罚单。</w:t>
      </w:r>
    </w:p>
    <w:p w:rsidR="000A67A4" w:rsidRPr="000A67A4" w:rsidRDefault="000A67A4" w:rsidP="000A67A4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所有待审核的处罚单</w:t>
      </w:r>
    </w:p>
    <w:p w:rsidR="00087F10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0A67A4" w:rsidRDefault="000A67A4" w:rsidP="008F1D98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5084F" w:rsidRPr="0060253C">
        <w:rPr>
          <w:rFonts w:hint="eastAsia"/>
          <w:color w:val="FF0000"/>
        </w:rPr>
        <w:t>如果已经进行了当月奖金计算，则不能审核（需要修改单据日期）</w:t>
      </w:r>
      <w:r w:rsidR="0005084F" w:rsidRPr="0005084F">
        <w:rPr>
          <w:rFonts w:hint="eastAsia"/>
        </w:rPr>
        <w:t>。</w:t>
      </w:r>
      <w:r w:rsidRPr="000A67A4">
        <w:rPr>
          <w:rFonts w:hint="eastAsia"/>
        </w:rPr>
        <w:t>单据状态称为已审核</w:t>
      </w:r>
      <w:r>
        <w:rPr>
          <w:rFonts w:hint="eastAsia"/>
        </w:rPr>
        <w:t>。如果处罚是扣除保证金，则经销商保证金清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A67A4" w:rsidRPr="000A67A4" w:rsidRDefault="000A67A4" w:rsidP="008F1D9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扣本月奖金的处罚会在奖金计算中处理。处罚单的期间由处罚单</w:t>
      </w:r>
      <w:r w:rsidR="0005084F">
        <w:rPr>
          <w:rFonts w:hint="eastAsia"/>
        </w:rPr>
        <w:t>单据</w:t>
      </w:r>
      <w:r>
        <w:rPr>
          <w:rFonts w:hint="eastAsia"/>
        </w:rPr>
        <w:t>日期决定。</w:t>
      </w:r>
    </w:p>
    <w:p w:rsidR="008F1D98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05084F" w:rsidRPr="0005084F" w:rsidRDefault="0005084F" w:rsidP="008F1D98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60253C">
        <w:rPr>
          <w:rFonts w:hint="eastAsia"/>
          <w:color w:val="FF0000"/>
        </w:rPr>
        <w:t>如果已经进行了当月奖金计算，则不能取消审核</w:t>
      </w:r>
      <w:r w:rsidRPr="0005084F">
        <w:rPr>
          <w:rFonts w:hint="eastAsia"/>
        </w:rPr>
        <w:t>。单据状态修改成申请状态。</w:t>
      </w:r>
      <w:r w:rsidR="0060253C">
        <w:rPr>
          <w:rFonts w:hint="eastAsia"/>
        </w:rPr>
        <w:t>如果有扣保证金，则恢复保证金。</w:t>
      </w:r>
      <w:r w:rsidR="0060253C" w:rsidRPr="00B60423">
        <w:rPr>
          <w:rFonts w:hint="eastAsia"/>
          <w:color w:val="FF0000"/>
        </w:rPr>
        <w:t>如果经销商已经</w:t>
      </w:r>
      <w:r w:rsidR="00691AC2" w:rsidRPr="00B60423">
        <w:rPr>
          <w:rFonts w:hint="eastAsia"/>
          <w:color w:val="FF0000"/>
        </w:rPr>
        <w:t>重新交了保证金，不能取消审核</w:t>
      </w:r>
      <w:r w:rsidR="00691AC2">
        <w:rPr>
          <w:rFonts w:hint="eastAsia"/>
        </w:rPr>
        <w:t>。</w:t>
      </w:r>
    </w:p>
    <w:p w:rsidR="006C6E2B" w:rsidRDefault="008F1D98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49" w:name="_Toc17373632"/>
      <w:r>
        <w:rPr>
          <w:rFonts w:hint="eastAsia"/>
        </w:rPr>
        <w:t>订单</w:t>
      </w:r>
      <w:bookmarkEnd w:id="249"/>
    </w:p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界面截图</w:t>
      </w:r>
    </w:p>
    <w:p w:rsidR="00614715" w:rsidRDefault="00614715" w:rsidP="00614715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503497" cy="2892598"/>
            <wp:effectExtent l="0" t="0" r="0" b="3175"/>
            <wp:docPr id="30" name="图片 30" descr="C:\Users\andrew\AppData\Roaming\Tencent\Users\358399800\QQ\WinTemp\RichOle\F_U6JHJ]T1F))9AJ@7GOM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rew\AppData\Roaming\Tencent\Users\358399800\QQ\WinTemp\RichOle\F_U6JHJ]T1F))9AJ@7GOM4Y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77" cy="289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Pr="00614715" w:rsidRDefault="00614715" w:rsidP="006147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30" cy="2271170"/>
            <wp:effectExtent l="0" t="0" r="0" b="0"/>
            <wp:docPr id="31" name="图片 31" descr="C:\Users\andrew\AppData\Roaming\Tencent\Users\358399800\QQ\WinTemp\RichOle\W%O7EZGK12[M9GM(@{8BM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drew\AppData\Roaming\Tencent\Users\358399800\QQ\WinTemp\RichOle\W%O7EZGK12[M9GM(@{8BM0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40" cy="227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159" w:rsidRDefault="00971159" w:rsidP="00614715"/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71159" w:rsidTr="004F4770"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单据编号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1" w:type="dxa"/>
          </w:tcPr>
          <w:p w:rsidR="00971159" w:rsidRDefault="00971159" w:rsidP="004F4770">
            <w:r>
              <w:t>系统自动生成</w:t>
            </w:r>
          </w:p>
        </w:tc>
        <w:tc>
          <w:tcPr>
            <w:tcW w:w="1351" w:type="dxa"/>
          </w:tcPr>
          <w:p w:rsidR="00971159" w:rsidRDefault="00971159" w:rsidP="004F4770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单据日期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t>取服务器日期</w:t>
            </w:r>
          </w:p>
        </w:tc>
        <w:tc>
          <w:tcPr>
            <w:tcW w:w="1351" w:type="dxa"/>
          </w:tcPr>
          <w:p w:rsidR="00971159" w:rsidRDefault="00971159" w:rsidP="004F4770">
            <w:r w:rsidRPr="00971159">
              <w:rPr>
                <w:rFonts w:hint="eastAsia"/>
                <w:color w:val="000000" w:themeColor="text1"/>
              </w:rPr>
              <w:t>只读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单据状态</w:t>
            </w:r>
          </w:p>
        </w:tc>
        <w:tc>
          <w:tcPr>
            <w:tcW w:w="1350" w:type="dxa"/>
          </w:tcPr>
          <w:p w:rsidR="00971159" w:rsidRDefault="00971159" w:rsidP="004F4770">
            <w:r>
              <w:rPr>
                <w:rFonts w:hint="eastAsia"/>
              </w:rPr>
              <w:t>未</w:t>
            </w:r>
            <w:r>
              <w:t>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已收货确认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退货中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已退货确认</w:t>
            </w:r>
            <w:r w:rsidR="00D5023D">
              <w:rPr>
                <w:rFonts w:hint="eastAsia"/>
              </w:rPr>
              <w:t>/</w:t>
            </w:r>
            <w:r w:rsidR="00D5023D">
              <w:rPr>
                <w:rFonts w:hint="eastAsia"/>
              </w:rPr>
              <w:t>关闭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rPr>
                <w:rFonts w:hint="eastAsia"/>
              </w:rPr>
              <w:t>未</w:t>
            </w:r>
            <w:r>
              <w:t>发货</w:t>
            </w:r>
          </w:p>
        </w:tc>
        <w:tc>
          <w:tcPr>
            <w:tcW w:w="1351" w:type="dxa"/>
          </w:tcPr>
          <w:p w:rsidR="00971159" w:rsidRDefault="00971159" w:rsidP="004F4770"/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经销商编号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姓名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A72522" w:rsidTr="004F4770"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  <w:r w:rsidRPr="00A72522">
              <w:rPr>
                <w:color w:val="FF0000"/>
              </w:rPr>
              <w:t>收货地址</w:t>
            </w: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  <w:r w:rsidRPr="00A72522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备注</w:t>
            </w:r>
          </w:p>
        </w:tc>
        <w:tc>
          <w:tcPr>
            <w:tcW w:w="1350" w:type="dxa"/>
          </w:tcPr>
          <w:p w:rsidR="00971159" w:rsidRDefault="00971159" w:rsidP="004F4770">
            <w:r>
              <w:t>字符串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合计金额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明细部分的合计</w:t>
            </w:r>
          </w:p>
        </w:tc>
      </w:tr>
      <w:tr w:rsidR="00593E63" w:rsidRPr="00593E63" w:rsidTr="004F4770"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退货原因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仅退货中状态显示退货信息页面</w:t>
            </w:r>
          </w:p>
        </w:tc>
      </w:tr>
      <w:tr w:rsidR="00593E63" w:rsidRPr="00593E63" w:rsidTr="004F4770"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退货货运信息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仅退货中状态显示退货信息页面</w:t>
            </w:r>
          </w:p>
        </w:tc>
      </w:tr>
    </w:tbl>
    <w:p w:rsidR="00801AF9" w:rsidRDefault="00801AF9" w:rsidP="00801AF9"/>
    <w:p w:rsidR="00CF0A0F" w:rsidRDefault="00801AF9" w:rsidP="00801AF9">
      <w:pPr>
        <w:ind w:firstLineChars="100" w:firstLine="210"/>
      </w:pPr>
      <w:r>
        <w:t>商品明细部分</w:t>
      </w:r>
      <w:r>
        <w:rPr>
          <w:rFonts w:hint="eastAsia"/>
        </w:rPr>
        <w:t>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801AF9" w:rsidTr="004F4770"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序号</w:t>
            </w:r>
          </w:p>
        </w:tc>
        <w:tc>
          <w:tcPr>
            <w:tcW w:w="1350" w:type="dxa"/>
          </w:tcPr>
          <w:p w:rsidR="00801AF9" w:rsidRDefault="00D5023D" w:rsidP="004F4770">
            <w:r>
              <w:t>整数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1" w:type="dxa"/>
          </w:tcPr>
          <w:p w:rsidR="00801AF9" w:rsidRDefault="00801AF9" w:rsidP="004F4770">
            <w:r>
              <w:t>自动生成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商品</w:t>
            </w:r>
            <w:r>
              <w:t>编号</w:t>
            </w:r>
          </w:p>
        </w:tc>
        <w:tc>
          <w:tcPr>
            <w:tcW w:w="1350" w:type="dxa"/>
          </w:tcPr>
          <w:p w:rsidR="00801AF9" w:rsidRDefault="00801AF9" w:rsidP="004F4770">
            <w:r>
              <w:t>选择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t>从商品资料中选择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lastRenderedPageBreak/>
              <w:t>商品名称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规格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计量单位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数量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/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单价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根据经销商等级带出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金额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数量</w:t>
            </w:r>
            <w:r>
              <w:rPr>
                <w:rFonts w:hint="eastAsia"/>
              </w:rPr>
              <w:t>*</w:t>
            </w:r>
            <w:r>
              <w:t>单价</w:t>
            </w:r>
          </w:p>
        </w:tc>
      </w:tr>
    </w:tbl>
    <w:p w:rsidR="00801AF9" w:rsidRDefault="00801AF9" w:rsidP="00801AF9"/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界面操作说明</w:t>
      </w:r>
    </w:p>
    <w:p w:rsidR="00D5023D" w:rsidRDefault="00D5023D" w:rsidP="00D5023D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D5023D" w:rsidRDefault="00D5023D" w:rsidP="00D5023D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D5023D" w:rsidRPr="00D5023D" w:rsidRDefault="00D5023D" w:rsidP="00D5023D">
      <w:pPr>
        <w:pStyle w:val="a5"/>
        <w:ind w:left="780" w:firstLineChars="0" w:firstLine="0"/>
        <w:rPr>
          <w:color w:val="FF0000"/>
        </w:rPr>
      </w:pPr>
      <w:r w:rsidRPr="00D5023D">
        <w:rPr>
          <w:rFonts w:hint="eastAsia"/>
          <w:color w:val="FF0000"/>
        </w:rPr>
        <w:t>后台不能新增</w:t>
      </w:r>
      <w:r w:rsidRPr="00D5023D">
        <w:rPr>
          <w:rFonts w:hint="eastAsia"/>
          <w:color w:val="FF0000"/>
        </w:rPr>
        <w:t>/</w:t>
      </w:r>
      <w:r w:rsidRPr="00D5023D">
        <w:rPr>
          <w:rFonts w:hint="eastAsia"/>
          <w:color w:val="FF0000"/>
        </w:rPr>
        <w:t>修改</w:t>
      </w:r>
      <w:r w:rsidRPr="00D5023D">
        <w:rPr>
          <w:rFonts w:hint="eastAsia"/>
          <w:color w:val="FF0000"/>
        </w:rPr>
        <w:t>/</w:t>
      </w:r>
      <w:r w:rsidRPr="00D5023D">
        <w:rPr>
          <w:rFonts w:hint="eastAsia"/>
          <w:color w:val="FF0000"/>
        </w:rPr>
        <w:t>删除订单。</w:t>
      </w:r>
    </w:p>
    <w:p w:rsidR="00D5023D" w:rsidRDefault="00D5023D" w:rsidP="00D5023D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D5023D" w:rsidRDefault="00D5023D" w:rsidP="00D5023D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待发货的订单：供货中心录入，且状态为未发货的订单。</w:t>
      </w:r>
    </w:p>
    <w:p w:rsidR="00D5023D" w:rsidRPr="000A67A4" w:rsidRDefault="00D5023D" w:rsidP="00D5023D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待退货确认的订单：供货中心录入，且状态为退货中的订单。</w:t>
      </w:r>
    </w:p>
    <w:p w:rsidR="00D5023D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发货</w:t>
      </w:r>
      <w:r>
        <w:rPr>
          <w:rFonts w:hint="eastAsia"/>
        </w:rPr>
        <w:t>：</w:t>
      </w:r>
    </w:p>
    <w:p w:rsidR="008F1D98" w:rsidRDefault="00D5023D" w:rsidP="00D5023D">
      <w:pPr>
        <w:pStyle w:val="a5"/>
        <w:ind w:left="1200" w:firstLineChars="0" w:firstLine="60"/>
      </w:pPr>
      <w:r w:rsidRPr="00D5023D">
        <w:rPr>
          <w:rFonts w:hint="eastAsia"/>
        </w:rPr>
        <w:t>单据</w:t>
      </w:r>
      <w:r>
        <w:rPr>
          <w:rFonts w:hint="eastAsia"/>
        </w:rPr>
        <w:t>状态为未发货才能发货</w:t>
      </w:r>
      <w:r w:rsidR="008F1D98">
        <w:rPr>
          <w:rFonts w:hint="eastAsia"/>
        </w:rPr>
        <w:t>。</w:t>
      </w:r>
      <w:r w:rsidR="00C235C3">
        <w:rPr>
          <w:rFonts w:hint="eastAsia"/>
        </w:rPr>
        <w:t>发货后单据状态变为已发货状态。</w:t>
      </w:r>
    </w:p>
    <w:p w:rsidR="00ED7BCF" w:rsidRPr="00ED7BCF" w:rsidRDefault="00ED7BCF" w:rsidP="00D5023D">
      <w:pPr>
        <w:pStyle w:val="a5"/>
        <w:ind w:left="1200" w:firstLineChars="0" w:firstLine="60"/>
        <w:rPr>
          <w:color w:val="FF0000"/>
        </w:rPr>
      </w:pPr>
      <w:r w:rsidRPr="00ED7BCF">
        <w:rPr>
          <w:rFonts w:hint="eastAsia"/>
          <w:color w:val="FF0000"/>
        </w:rPr>
        <w:t>公司发货不考虑库存情况。</w:t>
      </w:r>
    </w:p>
    <w:p w:rsidR="00C235C3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退货确认</w:t>
      </w:r>
      <w:r>
        <w:rPr>
          <w:rFonts w:hint="eastAsia"/>
        </w:rPr>
        <w:t>：</w:t>
      </w:r>
    </w:p>
    <w:p w:rsidR="00C16904" w:rsidRPr="00C16904" w:rsidRDefault="00C16904" w:rsidP="00C235C3">
      <w:pPr>
        <w:pStyle w:val="a5"/>
        <w:ind w:left="1200" w:firstLineChars="0" w:firstLine="60"/>
        <w:rPr>
          <w:color w:val="FF0000"/>
        </w:rPr>
      </w:pPr>
      <w:r w:rsidRPr="00C16904">
        <w:rPr>
          <w:rFonts w:hint="eastAsia"/>
          <w:color w:val="FF0000"/>
        </w:rPr>
        <w:t>如果确认收货</w:t>
      </w:r>
      <w:r w:rsidR="00A1328C">
        <w:rPr>
          <w:rFonts w:hint="eastAsia"/>
          <w:color w:val="FF0000"/>
        </w:rPr>
        <w:t>时</w:t>
      </w:r>
      <w:r w:rsidRPr="00C16904">
        <w:rPr>
          <w:rFonts w:hint="eastAsia"/>
          <w:color w:val="FF0000"/>
        </w:rPr>
        <w:t>所在的期间已经进行奖金计算，则不能退货。</w:t>
      </w:r>
    </w:p>
    <w:p w:rsidR="008F1D98" w:rsidRDefault="008F1D98" w:rsidP="00C235C3">
      <w:pPr>
        <w:pStyle w:val="a5"/>
        <w:ind w:left="1200" w:firstLineChars="0" w:firstLine="60"/>
      </w:pPr>
      <w:r>
        <w:rPr>
          <w:rFonts w:hint="eastAsia"/>
        </w:rPr>
        <w:t>仅退货</w:t>
      </w:r>
      <w:r w:rsidR="00C235C3">
        <w:rPr>
          <w:rFonts w:hint="eastAsia"/>
        </w:rPr>
        <w:t>中</w:t>
      </w:r>
      <w:r>
        <w:rPr>
          <w:rFonts w:hint="eastAsia"/>
        </w:rPr>
        <w:t>状态</w:t>
      </w:r>
      <w:r w:rsidR="00C235C3">
        <w:rPr>
          <w:rFonts w:hint="eastAsia"/>
        </w:rPr>
        <w:t>才能退货确认</w:t>
      </w:r>
      <w:r>
        <w:rPr>
          <w:rFonts w:hint="eastAsia"/>
        </w:rPr>
        <w:t>。</w:t>
      </w:r>
      <w:r w:rsidR="00C235C3">
        <w:rPr>
          <w:rFonts w:hint="eastAsia"/>
        </w:rPr>
        <w:t>退货确认后状态变成已退货状态。如果退货前已经收货确认，退货后需要</w:t>
      </w:r>
      <w:r w:rsidR="00C16904">
        <w:rPr>
          <w:rFonts w:hint="eastAsia"/>
        </w:rPr>
        <w:t>把经销商的货款余额恢复。如果退货前未收货确认，需要</w:t>
      </w:r>
      <w:r w:rsidR="00C16904" w:rsidRPr="00C16904">
        <w:rPr>
          <w:rFonts w:hint="eastAsia"/>
          <w:color w:val="FF0000"/>
        </w:rPr>
        <w:t>恢复经销商的货款可用余额</w:t>
      </w:r>
      <w:r w:rsidR="00C16904">
        <w:rPr>
          <w:rFonts w:hint="eastAsia"/>
        </w:rPr>
        <w:t>。</w:t>
      </w:r>
    </w:p>
    <w:p w:rsidR="00ED7BCF" w:rsidRPr="00ED7BCF" w:rsidRDefault="00ED7BCF" w:rsidP="00C235C3">
      <w:pPr>
        <w:pStyle w:val="a5"/>
        <w:ind w:left="1200" w:firstLineChars="0" w:firstLine="60"/>
        <w:rPr>
          <w:color w:val="FF0000"/>
        </w:rPr>
      </w:pPr>
      <w:r w:rsidRPr="00ED7BCF">
        <w:rPr>
          <w:rFonts w:hint="eastAsia"/>
          <w:color w:val="FF0000"/>
        </w:rPr>
        <w:t>公司退货确认不考虑库存恢复。</w:t>
      </w:r>
    </w:p>
    <w:p w:rsidR="00A1328C" w:rsidRDefault="00A1328C" w:rsidP="00C235C3">
      <w:pPr>
        <w:pStyle w:val="a5"/>
        <w:ind w:left="1200" w:firstLineChars="0" w:firstLine="60"/>
      </w:pPr>
    </w:p>
    <w:p w:rsidR="00A1328C" w:rsidRDefault="00A1328C" w:rsidP="00C235C3">
      <w:pPr>
        <w:pStyle w:val="a5"/>
        <w:ind w:left="1200" w:firstLineChars="0" w:firstLine="60"/>
      </w:pPr>
      <w:r>
        <w:rPr>
          <w:rFonts w:hint="eastAsia"/>
        </w:rPr>
        <w:t>如果在系统参数规定的时间内没有进行退货确认，系统会自动进行退货确认。</w:t>
      </w:r>
    </w:p>
    <w:p w:rsidR="008F1D98" w:rsidRDefault="008F1D98" w:rsidP="008F1D98">
      <w:pPr>
        <w:pStyle w:val="a5"/>
        <w:ind w:left="420" w:firstLineChars="0" w:firstLine="0"/>
      </w:pPr>
    </w:p>
    <w:p w:rsidR="00BE3ADE" w:rsidRDefault="00BE3ADE">
      <w:pPr>
        <w:pStyle w:val="a5"/>
        <w:numPr>
          <w:ilvl w:val="0"/>
          <w:numId w:val="1"/>
        </w:numPr>
        <w:ind w:hangingChars="200"/>
        <w:outlineLvl w:val="0"/>
        <w:rPr>
          <w:ins w:id="250" w:author="andrew" w:date="2019-08-22T13:37:00Z"/>
          <w:rFonts w:hint="eastAsia"/>
        </w:rPr>
        <w:pPrChange w:id="251" w:author="andrew" w:date="2019-08-20T13:07:00Z">
          <w:pPr>
            <w:pStyle w:val="a5"/>
            <w:numPr>
              <w:numId w:val="1"/>
            </w:numPr>
            <w:ind w:left="420" w:firstLineChars="0" w:hanging="420"/>
          </w:pPr>
        </w:pPrChange>
      </w:pPr>
      <w:bookmarkStart w:id="252" w:name="_Toc17373633"/>
      <w:ins w:id="253" w:author="andrew" w:date="2019-08-22T13:37:00Z">
        <w:r>
          <w:rPr>
            <w:rFonts w:hint="eastAsia"/>
          </w:rPr>
          <w:t>海外旅游查询</w:t>
        </w:r>
        <w:bookmarkEnd w:id="252"/>
      </w:ins>
    </w:p>
    <w:p w:rsidR="00BE3ADE" w:rsidRDefault="00BE3ADE" w:rsidP="00596A2F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查询条件：年月范围</w:t>
      </w:r>
    </w:p>
    <w:p w:rsidR="00BE3ADE" w:rsidRDefault="00BE3ADE" w:rsidP="00596A2F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查询结果：达成年月、经销商编号、经销商姓名、期间消费积分、海外旅游名额</w:t>
      </w:r>
    </w:p>
    <w:p w:rsidR="008F1D98" w:rsidRDefault="00473B5C">
      <w:pPr>
        <w:pStyle w:val="a5"/>
        <w:numPr>
          <w:ilvl w:val="0"/>
          <w:numId w:val="1"/>
        </w:numPr>
        <w:ind w:hangingChars="200"/>
        <w:outlineLvl w:val="0"/>
        <w:rPr>
          <w:ins w:id="254" w:author="andrew" w:date="2019-08-20T13:05:00Z"/>
        </w:rPr>
        <w:pPrChange w:id="255" w:author="andrew" w:date="2019-08-20T13:07:00Z">
          <w:pPr>
            <w:pStyle w:val="a5"/>
            <w:numPr>
              <w:numId w:val="1"/>
            </w:numPr>
            <w:ind w:left="420" w:firstLineChars="0" w:hanging="420"/>
          </w:pPr>
        </w:pPrChange>
      </w:pPr>
      <w:bookmarkStart w:id="256" w:name="_Toc17373634"/>
      <w:ins w:id="257" w:author="andrew" w:date="2019-08-20T13:05:00Z">
        <w:r>
          <w:t>报表</w:t>
        </w:r>
        <w:r>
          <w:rPr>
            <w:rFonts w:hint="eastAsia"/>
          </w:rPr>
          <w:t>：</w:t>
        </w:r>
        <w:bookmarkEnd w:id="256"/>
      </w:ins>
    </w:p>
    <w:p w:rsidR="00473B5C" w:rsidRDefault="00473B5C">
      <w:pPr>
        <w:pStyle w:val="a5"/>
        <w:numPr>
          <w:ilvl w:val="0"/>
          <w:numId w:val="28"/>
        </w:numPr>
        <w:ind w:firstLineChars="0"/>
        <w:rPr>
          <w:ins w:id="258" w:author="andrew" w:date="2019-08-20T13:05:00Z"/>
        </w:rPr>
        <w:pPrChange w:id="259" w:author="andrew" w:date="2019-08-20T13:05:00Z">
          <w:pPr>
            <w:pStyle w:val="a5"/>
            <w:numPr>
              <w:numId w:val="1"/>
            </w:numPr>
            <w:ind w:left="420" w:firstLineChars="0" w:hanging="420"/>
          </w:pPr>
        </w:pPrChange>
      </w:pPr>
      <w:ins w:id="260" w:author="andrew" w:date="2019-08-20T13:05:00Z">
        <w:r>
          <w:rPr>
            <w:rFonts w:hint="eastAsia"/>
          </w:rPr>
          <w:t>按年、月、周统计的业绩报表</w:t>
        </w:r>
      </w:ins>
    </w:p>
    <w:p w:rsidR="00473B5C" w:rsidRDefault="00473B5C">
      <w:pPr>
        <w:pStyle w:val="a5"/>
        <w:numPr>
          <w:ilvl w:val="0"/>
          <w:numId w:val="28"/>
        </w:numPr>
        <w:ind w:firstLineChars="0"/>
        <w:rPr>
          <w:ins w:id="261" w:author="andrew" w:date="2019-08-20T13:06:00Z"/>
        </w:rPr>
        <w:pPrChange w:id="262" w:author="andrew" w:date="2019-08-20T13:05:00Z">
          <w:pPr>
            <w:pStyle w:val="a5"/>
            <w:numPr>
              <w:numId w:val="1"/>
            </w:numPr>
            <w:ind w:left="420" w:firstLineChars="0" w:hanging="420"/>
          </w:pPr>
        </w:pPrChange>
      </w:pPr>
      <w:ins w:id="263" w:author="andrew" w:date="2019-08-20T13:05:00Z">
        <w:r>
          <w:rPr>
            <w:rFonts w:hint="eastAsia"/>
          </w:rPr>
          <w:t>按</w:t>
        </w:r>
      </w:ins>
      <w:ins w:id="264" w:author="andrew" w:date="2019-08-20T13:06:00Z">
        <w:r>
          <w:rPr>
            <w:rFonts w:hint="eastAsia"/>
          </w:rPr>
          <w:t>省份统计的业绩报表</w:t>
        </w:r>
      </w:ins>
    </w:p>
    <w:p w:rsidR="00473B5C" w:rsidRDefault="00473B5C">
      <w:pPr>
        <w:pStyle w:val="a5"/>
        <w:numPr>
          <w:ilvl w:val="0"/>
          <w:numId w:val="28"/>
        </w:numPr>
        <w:ind w:firstLineChars="0"/>
        <w:rPr>
          <w:ins w:id="265" w:author="andrew" w:date="2019-08-20T13:05:00Z"/>
        </w:rPr>
        <w:pPrChange w:id="266" w:author="andrew" w:date="2019-08-20T13:05:00Z">
          <w:pPr>
            <w:pStyle w:val="a5"/>
            <w:numPr>
              <w:numId w:val="1"/>
            </w:numPr>
            <w:ind w:left="420" w:firstLineChars="0" w:hanging="420"/>
          </w:pPr>
        </w:pPrChange>
      </w:pPr>
      <w:ins w:id="267" w:author="andrew" w:date="2019-08-20T13:06:00Z">
        <w:r>
          <w:rPr>
            <w:rFonts w:hint="eastAsia"/>
          </w:rPr>
          <w:t>按供货中心统计的业绩报表</w:t>
        </w:r>
      </w:ins>
    </w:p>
    <w:p w:rsidR="00473B5C" w:rsidRDefault="00473B5C" w:rsidP="00711889">
      <w:pPr>
        <w:pStyle w:val="a5"/>
        <w:numPr>
          <w:ilvl w:val="0"/>
          <w:numId w:val="1"/>
        </w:numPr>
        <w:ind w:firstLineChars="0"/>
      </w:pPr>
    </w:p>
    <w:sectPr w:rsidR="00473B5C" w:rsidSect="00715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9-08-20T11:28:00Z" w:initials="A">
    <w:p w:rsidR="00E87544" w:rsidRPr="00A93D9D" w:rsidRDefault="00E87544">
      <w:pPr>
        <w:pStyle w:val="aa"/>
        <w:rPr>
          <w:rFonts w:eastAsia="PMingLiU"/>
          <w:lang w:eastAsia="zh-TW"/>
        </w:rPr>
      </w:pPr>
      <w:r>
        <w:rPr>
          <w:rStyle w:val="a9"/>
        </w:rPr>
        <w:annotationRef/>
      </w:r>
      <w:r>
        <w:rPr>
          <w:rFonts w:eastAsia="PMingLiU" w:hint="eastAsia"/>
          <w:lang w:eastAsia="zh-TW"/>
        </w:rPr>
        <w:t>业绩查询</w:t>
      </w:r>
    </w:p>
  </w:comment>
  <w:comment w:id="65" w:author="Administrator" w:date="2019-08-20T11:38:00Z" w:initials="A">
    <w:p w:rsidR="00E87544" w:rsidRPr="00A93D9D" w:rsidRDefault="00E87544">
      <w:pPr>
        <w:pStyle w:val="aa"/>
        <w:rPr>
          <w:rFonts w:eastAsia="PMingLiU"/>
          <w:lang w:eastAsia="zh-TW"/>
        </w:rPr>
      </w:pPr>
      <w:r>
        <w:rPr>
          <w:rStyle w:val="a9"/>
        </w:rPr>
        <w:annotationRef/>
      </w:r>
      <w:r>
        <w:rPr>
          <w:rFonts w:eastAsia="PMingLiU" w:hint="eastAsia"/>
          <w:lang w:eastAsia="zh-TW"/>
        </w:rPr>
        <w:t>输入密码次数设定</w:t>
      </w:r>
    </w:p>
  </w:comment>
  <w:comment w:id="79" w:author="Administrator" w:date="2019-08-20T12:31:00Z" w:initials="A">
    <w:p w:rsidR="00E87544" w:rsidRDefault="00E87544">
      <w:pPr>
        <w:pStyle w:val="aa"/>
      </w:pPr>
      <w:r>
        <w:rPr>
          <w:rStyle w:val="a9"/>
        </w:rPr>
        <w:annotationRef/>
      </w:r>
      <w:r>
        <w:t>保证金是否累计，如原本该等级是</w:t>
      </w:r>
      <w:r>
        <w:rPr>
          <w:rFonts w:eastAsia="PMingLiU" w:hint="eastAsia"/>
        </w:rPr>
        <w:t>2000</w:t>
      </w:r>
      <w:r>
        <w:rPr>
          <w:rFonts w:eastAsia="PMingLiU" w:hint="eastAsia"/>
        </w:rPr>
        <w:t>元，晋升后需要</w:t>
      </w:r>
      <w:r>
        <w:rPr>
          <w:rFonts w:eastAsia="PMingLiU" w:hint="eastAsia"/>
        </w:rPr>
        <w:t>5000</w:t>
      </w:r>
      <w:r>
        <w:rPr>
          <w:rFonts w:eastAsia="PMingLiU" w:hint="eastAsia"/>
        </w:rPr>
        <w:t>元，只需在补交</w:t>
      </w:r>
      <w:r>
        <w:rPr>
          <w:rFonts w:eastAsia="PMingLiU" w:hint="eastAsia"/>
        </w:rPr>
        <w:t>3000</w:t>
      </w:r>
      <w:r>
        <w:rPr>
          <w:rFonts w:eastAsia="PMingLiU" w:hint="eastAsia"/>
        </w:rPr>
        <w:t>元</w:t>
      </w:r>
    </w:p>
    <w:p w:rsidR="00E87544" w:rsidRPr="00D21A06" w:rsidRDefault="00E87544">
      <w:pPr>
        <w:pStyle w:val="aa"/>
      </w:pPr>
      <w:r>
        <w:rPr>
          <w:rFonts w:hint="eastAsia"/>
        </w:rPr>
        <w:t>回答：就是这样的。因为保证金通过付款单支付，可以参考付款单的规格。</w:t>
      </w:r>
    </w:p>
  </w:comment>
  <w:comment w:id="80" w:author="Administrator" w:date="2019-08-20T11:33:00Z" w:initials="A">
    <w:p w:rsidR="00E87544" w:rsidRDefault="00E87544">
      <w:pPr>
        <w:pStyle w:val="aa"/>
      </w:pPr>
      <w:r>
        <w:rPr>
          <w:rStyle w:val="a9"/>
        </w:rPr>
        <w:annotationRef/>
      </w:r>
      <w:r>
        <w:t>自动生成编号，主要侦测身份证是否重复或者离职后又要重新入直</w:t>
      </w:r>
    </w:p>
  </w:comment>
  <w:comment w:id="83" w:author="Administrator" w:date="2019-08-20T11:33:00Z" w:initials="A">
    <w:p w:rsidR="00E87544" w:rsidRDefault="00E87544">
      <w:pPr>
        <w:pStyle w:val="aa"/>
      </w:pPr>
      <w:r>
        <w:rPr>
          <w:rStyle w:val="a9"/>
        </w:rPr>
        <w:annotationRef/>
      </w:r>
      <w:r>
        <w:t>由公司生成</w:t>
      </w:r>
    </w:p>
  </w:comment>
  <w:comment w:id="123" w:author="Administrator" w:date="2019-08-20T12:36:00Z" w:initials="A">
    <w:p w:rsidR="00E87544" w:rsidRDefault="00E87544">
      <w:pPr>
        <w:pStyle w:val="aa"/>
      </w:pPr>
      <w:r>
        <w:rPr>
          <w:rStyle w:val="a9"/>
        </w:rPr>
        <w:annotationRef/>
      </w:r>
      <w:r>
        <w:t>不懂</w:t>
      </w:r>
    </w:p>
    <w:p w:rsidR="00E87544" w:rsidRDefault="00E87544">
      <w:pPr>
        <w:pStyle w:val="aa"/>
      </w:pPr>
      <w:r>
        <w:rPr>
          <w:rFonts w:hint="eastAsia"/>
        </w:rPr>
        <w:t>吴祖敏：这个表示计算奖金、从公司订货的最高等级。高于这个等级的经销商等级只是一个头衔，系统里面的权益都和此等级相同</w:t>
      </w:r>
    </w:p>
  </w:comment>
  <w:comment w:id="125" w:author="Administrator" w:date="2019-08-20T11:34:00Z" w:initials="A">
    <w:p w:rsidR="00E87544" w:rsidRPr="00963097" w:rsidRDefault="00E87544">
      <w:pPr>
        <w:pStyle w:val="aa"/>
        <w:rPr>
          <w:rFonts w:eastAsia="PMingLiU"/>
          <w:lang w:eastAsia="zh-TW"/>
        </w:rPr>
      </w:pPr>
      <w:r>
        <w:rPr>
          <w:rStyle w:val="a9"/>
        </w:rPr>
        <w:annotationRef/>
      </w:r>
      <w:r>
        <w:t>三代中有人离职，不补位</w:t>
      </w:r>
    </w:p>
  </w:comment>
  <w:comment w:id="211" w:author="Administrator" w:date="2019-08-20T11:35:00Z" w:initials="A">
    <w:p w:rsidR="00E87544" w:rsidRPr="00963097" w:rsidRDefault="00E87544">
      <w:pPr>
        <w:pStyle w:val="aa"/>
        <w:rPr>
          <w:rFonts w:eastAsia="PMingLiU"/>
          <w:lang w:eastAsia="zh-TW"/>
        </w:rPr>
      </w:pPr>
      <w:r>
        <w:rPr>
          <w:rStyle w:val="a9"/>
        </w:rPr>
        <w:annotationRef/>
      </w:r>
      <w:r>
        <w:t>是，港澳台暂住证可否申请？</w:t>
      </w:r>
    </w:p>
  </w:comment>
  <w:comment w:id="220" w:author="Administrator" w:date="2019-08-20T11:37:00Z" w:initials="A">
    <w:p w:rsidR="00E87544" w:rsidRDefault="00E87544">
      <w:pPr>
        <w:pStyle w:val="aa"/>
      </w:pPr>
      <w:r>
        <w:rPr>
          <w:rStyle w:val="a9"/>
        </w:rPr>
        <w:annotationRef/>
      </w:r>
      <w:r>
        <w:t>身份证号也可登入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483E" w:rsidRDefault="00E9483E" w:rsidP="00711889">
      <w:r>
        <w:separator/>
      </w:r>
    </w:p>
  </w:endnote>
  <w:endnote w:type="continuationSeparator" w:id="0">
    <w:p w:rsidR="00E9483E" w:rsidRDefault="00E9483E" w:rsidP="00711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483E" w:rsidRDefault="00E9483E" w:rsidP="00711889">
      <w:r>
        <w:separator/>
      </w:r>
    </w:p>
  </w:footnote>
  <w:footnote w:type="continuationSeparator" w:id="0">
    <w:p w:rsidR="00E9483E" w:rsidRDefault="00E9483E" w:rsidP="00711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B2BA8"/>
    <w:multiLevelType w:val="hybridMultilevel"/>
    <w:tmpl w:val="3E6AEB36"/>
    <w:lvl w:ilvl="0" w:tplc="0C96432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153782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1FA0535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28C6264"/>
    <w:multiLevelType w:val="hybridMultilevel"/>
    <w:tmpl w:val="F04AD3D6"/>
    <w:lvl w:ilvl="0" w:tplc="7408C7D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0B172E5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5700C12"/>
    <w:multiLevelType w:val="hybridMultilevel"/>
    <w:tmpl w:val="CE60EB60"/>
    <w:lvl w:ilvl="0" w:tplc="E690E9D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8DD058E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56A7DE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C77A42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505676"/>
    <w:multiLevelType w:val="hybridMultilevel"/>
    <w:tmpl w:val="98AECE64"/>
    <w:lvl w:ilvl="0" w:tplc="FAE6F77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75C122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BD3459A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D9F3A8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F03144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FCF21A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5255334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89F47D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A8E72F8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096582A"/>
    <w:multiLevelType w:val="hybridMultilevel"/>
    <w:tmpl w:val="EA66F238"/>
    <w:lvl w:ilvl="0" w:tplc="B6E84F8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5863663"/>
    <w:multiLevelType w:val="hybridMultilevel"/>
    <w:tmpl w:val="71843890"/>
    <w:lvl w:ilvl="0" w:tplc="B7DC147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C1B31C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4A309B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5506F2B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A00456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C7A5DD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5A46556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B5B37BE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EA5608E"/>
    <w:multiLevelType w:val="hybridMultilevel"/>
    <w:tmpl w:val="884658F4"/>
    <w:lvl w:ilvl="0" w:tplc="D66EC5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27"/>
  </w:num>
  <w:num w:numId="3">
    <w:abstractNumId w:val="23"/>
  </w:num>
  <w:num w:numId="4">
    <w:abstractNumId w:val="2"/>
  </w:num>
  <w:num w:numId="5">
    <w:abstractNumId w:val="26"/>
  </w:num>
  <w:num w:numId="6">
    <w:abstractNumId w:val="22"/>
  </w:num>
  <w:num w:numId="7">
    <w:abstractNumId w:val="14"/>
  </w:num>
  <w:num w:numId="8">
    <w:abstractNumId w:val="6"/>
  </w:num>
  <w:num w:numId="9">
    <w:abstractNumId w:val="8"/>
  </w:num>
  <w:num w:numId="10">
    <w:abstractNumId w:val="4"/>
  </w:num>
  <w:num w:numId="11">
    <w:abstractNumId w:val="17"/>
  </w:num>
  <w:num w:numId="12">
    <w:abstractNumId w:val="25"/>
  </w:num>
  <w:num w:numId="13">
    <w:abstractNumId w:val="16"/>
  </w:num>
  <w:num w:numId="14">
    <w:abstractNumId w:val="21"/>
  </w:num>
  <w:num w:numId="15">
    <w:abstractNumId w:val="7"/>
  </w:num>
  <w:num w:numId="16">
    <w:abstractNumId w:val="15"/>
  </w:num>
  <w:num w:numId="17">
    <w:abstractNumId w:val="12"/>
  </w:num>
  <w:num w:numId="18">
    <w:abstractNumId w:val="24"/>
  </w:num>
  <w:num w:numId="19">
    <w:abstractNumId w:val="20"/>
  </w:num>
  <w:num w:numId="20">
    <w:abstractNumId w:val="1"/>
  </w:num>
  <w:num w:numId="21">
    <w:abstractNumId w:val="13"/>
  </w:num>
  <w:num w:numId="22">
    <w:abstractNumId w:val="11"/>
  </w:num>
  <w:num w:numId="23">
    <w:abstractNumId w:val="0"/>
  </w:num>
  <w:num w:numId="24">
    <w:abstractNumId w:val="19"/>
  </w:num>
  <w:num w:numId="25">
    <w:abstractNumId w:val="3"/>
  </w:num>
  <w:num w:numId="26">
    <w:abstractNumId w:val="9"/>
  </w:num>
  <w:num w:numId="27">
    <w:abstractNumId w:val="10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ADD"/>
    <w:rsid w:val="0000567F"/>
    <w:rsid w:val="00032E2A"/>
    <w:rsid w:val="00033048"/>
    <w:rsid w:val="0005084F"/>
    <w:rsid w:val="00087F10"/>
    <w:rsid w:val="000A065B"/>
    <w:rsid w:val="000A67A4"/>
    <w:rsid w:val="000D2656"/>
    <w:rsid w:val="000E663C"/>
    <w:rsid w:val="00102712"/>
    <w:rsid w:val="00122F4B"/>
    <w:rsid w:val="001312EF"/>
    <w:rsid w:val="00156C83"/>
    <w:rsid w:val="00166A00"/>
    <w:rsid w:val="001A59F6"/>
    <w:rsid w:val="001B281A"/>
    <w:rsid w:val="001B33E2"/>
    <w:rsid w:val="001B5388"/>
    <w:rsid w:val="001C3E9E"/>
    <w:rsid w:val="001E5A4F"/>
    <w:rsid w:val="00213250"/>
    <w:rsid w:val="00215153"/>
    <w:rsid w:val="00221CD5"/>
    <w:rsid w:val="00227C13"/>
    <w:rsid w:val="002501F0"/>
    <w:rsid w:val="00254D49"/>
    <w:rsid w:val="00267776"/>
    <w:rsid w:val="00272593"/>
    <w:rsid w:val="00326317"/>
    <w:rsid w:val="003502DB"/>
    <w:rsid w:val="00353D10"/>
    <w:rsid w:val="00394594"/>
    <w:rsid w:val="003B3C75"/>
    <w:rsid w:val="003C0EB2"/>
    <w:rsid w:val="003C6760"/>
    <w:rsid w:val="004170EF"/>
    <w:rsid w:val="00431E2A"/>
    <w:rsid w:val="00450381"/>
    <w:rsid w:val="004616B8"/>
    <w:rsid w:val="00467343"/>
    <w:rsid w:val="00473B5C"/>
    <w:rsid w:val="00486866"/>
    <w:rsid w:val="004A0B76"/>
    <w:rsid w:val="004F2802"/>
    <w:rsid w:val="004F4770"/>
    <w:rsid w:val="00506E82"/>
    <w:rsid w:val="00555919"/>
    <w:rsid w:val="005845FE"/>
    <w:rsid w:val="00593E63"/>
    <w:rsid w:val="00596A2F"/>
    <w:rsid w:val="005975F1"/>
    <w:rsid w:val="005D3562"/>
    <w:rsid w:val="00600015"/>
    <w:rsid w:val="0060253C"/>
    <w:rsid w:val="00614715"/>
    <w:rsid w:val="006363D0"/>
    <w:rsid w:val="00671ADD"/>
    <w:rsid w:val="00671D72"/>
    <w:rsid w:val="00691AC2"/>
    <w:rsid w:val="006B35C1"/>
    <w:rsid w:val="006C6E2B"/>
    <w:rsid w:val="006E254C"/>
    <w:rsid w:val="006F4920"/>
    <w:rsid w:val="00711889"/>
    <w:rsid w:val="0071512C"/>
    <w:rsid w:val="00715421"/>
    <w:rsid w:val="007221A0"/>
    <w:rsid w:val="0074018C"/>
    <w:rsid w:val="00744C58"/>
    <w:rsid w:val="007578C1"/>
    <w:rsid w:val="00795784"/>
    <w:rsid w:val="007A54D1"/>
    <w:rsid w:val="007B573C"/>
    <w:rsid w:val="007D5AAC"/>
    <w:rsid w:val="007E72FD"/>
    <w:rsid w:val="007F4044"/>
    <w:rsid w:val="00801AF9"/>
    <w:rsid w:val="00812A77"/>
    <w:rsid w:val="008622F0"/>
    <w:rsid w:val="008654B9"/>
    <w:rsid w:val="0089197E"/>
    <w:rsid w:val="008A7E4F"/>
    <w:rsid w:val="008B2E66"/>
    <w:rsid w:val="008C41FC"/>
    <w:rsid w:val="008D4616"/>
    <w:rsid w:val="008E52D2"/>
    <w:rsid w:val="008E61CC"/>
    <w:rsid w:val="008F1D98"/>
    <w:rsid w:val="009079DD"/>
    <w:rsid w:val="00933A91"/>
    <w:rsid w:val="00950572"/>
    <w:rsid w:val="00956DAE"/>
    <w:rsid w:val="00963097"/>
    <w:rsid w:val="00971159"/>
    <w:rsid w:val="00971486"/>
    <w:rsid w:val="009831FC"/>
    <w:rsid w:val="009A203A"/>
    <w:rsid w:val="009F6E13"/>
    <w:rsid w:val="00A1328C"/>
    <w:rsid w:val="00A21A56"/>
    <w:rsid w:val="00A44C6C"/>
    <w:rsid w:val="00A460D7"/>
    <w:rsid w:val="00A56743"/>
    <w:rsid w:val="00A646DA"/>
    <w:rsid w:val="00A72522"/>
    <w:rsid w:val="00AC3AED"/>
    <w:rsid w:val="00AD429E"/>
    <w:rsid w:val="00AE321B"/>
    <w:rsid w:val="00AF0FFB"/>
    <w:rsid w:val="00AF5BE9"/>
    <w:rsid w:val="00AF722E"/>
    <w:rsid w:val="00B039A1"/>
    <w:rsid w:val="00B05D24"/>
    <w:rsid w:val="00B23829"/>
    <w:rsid w:val="00B2782A"/>
    <w:rsid w:val="00B60423"/>
    <w:rsid w:val="00B72C3B"/>
    <w:rsid w:val="00B831B7"/>
    <w:rsid w:val="00B900FE"/>
    <w:rsid w:val="00B91C9E"/>
    <w:rsid w:val="00B97C4F"/>
    <w:rsid w:val="00BD4B6C"/>
    <w:rsid w:val="00BD4B98"/>
    <w:rsid w:val="00BE3ADE"/>
    <w:rsid w:val="00BF2CF0"/>
    <w:rsid w:val="00C16904"/>
    <w:rsid w:val="00C235C3"/>
    <w:rsid w:val="00C523C4"/>
    <w:rsid w:val="00C7544F"/>
    <w:rsid w:val="00C763B4"/>
    <w:rsid w:val="00C80B79"/>
    <w:rsid w:val="00C948F8"/>
    <w:rsid w:val="00C97F2A"/>
    <w:rsid w:val="00CB47A3"/>
    <w:rsid w:val="00CB5434"/>
    <w:rsid w:val="00CC4156"/>
    <w:rsid w:val="00CD5048"/>
    <w:rsid w:val="00CE663A"/>
    <w:rsid w:val="00CE7D2E"/>
    <w:rsid w:val="00CF0A0F"/>
    <w:rsid w:val="00CF3D0F"/>
    <w:rsid w:val="00D002EB"/>
    <w:rsid w:val="00D16E0A"/>
    <w:rsid w:val="00D21A06"/>
    <w:rsid w:val="00D345F8"/>
    <w:rsid w:val="00D34672"/>
    <w:rsid w:val="00D5023D"/>
    <w:rsid w:val="00D56C65"/>
    <w:rsid w:val="00D764FD"/>
    <w:rsid w:val="00DE683F"/>
    <w:rsid w:val="00E10391"/>
    <w:rsid w:val="00E37656"/>
    <w:rsid w:val="00E37DB3"/>
    <w:rsid w:val="00E37F6A"/>
    <w:rsid w:val="00E600D4"/>
    <w:rsid w:val="00E608EB"/>
    <w:rsid w:val="00E770ED"/>
    <w:rsid w:val="00E81A61"/>
    <w:rsid w:val="00E81B97"/>
    <w:rsid w:val="00E87544"/>
    <w:rsid w:val="00E9483E"/>
    <w:rsid w:val="00EA05D1"/>
    <w:rsid w:val="00EA3E27"/>
    <w:rsid w:val="00EB437C"/>
    <w:rsid w:val="00ED7BCF"/>
    <w:rsid w:val="00EE07A1"/>
    <w:rsid w:val="00EF58FB"/>
    <w:rsid w:val="00F133C7"/>
    <w:rsid w:val="00F152D6"/>
    <w:rsid w:val="00F3142E"/>
    <w:rsid w:val="00F413CB"/>
    <w:rsid w:val="00F44583"/>
    <w:rsid w:val="00F72182"/>
    <w:rsid w:val="00FA7159"/>
    <w:rsid w:val="00FB1BF1"/>
    <w:rsid w:val="00FC6C0C"/>
    <w:rsid w:val="00FD7CC2"/>
    <w:rsid w:val="00FD7D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F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7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1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1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1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1889"/>
    <w:rPr>
      <w:sz w:val="18"/>
      <w:szCs w:val="18"/>
    </w:rPr>
  </w:style>
  <w:style w:type="paragraph" w:styleId="a5">
    <w:name w:val="List Paragraph"/>
    <w:basedOn w:val="a"/>
    <w:uiPriority w:val="34"/>
    <w:qFormat/>
    <w:rsid w:val="007118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6D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6DAE"/>
    <w:rPr>
      <w:sz w:val="18"/>
      <w:szCs w:val="18"/>
    </w:rPr>
  </w:style>
  <w:style w:type="table" w:styleId="a7">
    <w:name w:val="Table Grid"/>
    <w:basedOn w:val="a1"/>
    <w:uiPriority w:val="59"/>
    <w:rsid w:val="00EF58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97F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7F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7F2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5975F1"/>
    <w:rPr>
      <w:color w:val="0000FF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89197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89197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89197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89197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89197E"/>
    <w:rPr>
      <w:b/>
      <w:bCs/>
    </w:rPr>
  </w:style>
  <w:style w:type="paragraph" w:styleId="ac">
    <w:name w:val="Revision"/>
    <w:hidden/>
    <w:uiPriority w:val="99"/>
    <w:semiHidden/>
    <w:rsid w:val="008919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F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7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1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1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1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1889"/>
    <w:rPr>
      <w:sz w:val="18"/>
      <w:szCs w:val="18"/>
    </w:rPr>
  </w:style>
  <w:style w:type="paragraph" w:styleId="a5">
    <w:name w:val="List Paragraph"/>
    <w:basedOn w:val="a"/>
    <w:uiPriority w:val="34"/>
    <w:qFormat/>
    <w:rsid w:val="007118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6D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6DAE"/>
    <w:rPr>
      <w:sz w:val="18"/>
      <w:szCs w:val="18"/>
    </w:rPr>
  </w:style>
  <w:style w:type="table" w:styleId="a7">
    <w:name w:val="Table Grid"/>
    <w:basedOn w:val="a1"/>
    <w:uiPriority w:val="59"/>
    <w:rsid w:val="00EF58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97F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7F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7F2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5975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3D803-BC14-41D5-83AF-577CA966E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32</Pages>
  <Words>2000</Words>
  <Characters>11402</Characters>
  <Application>Microsoft Office Word</Application>
  <DocSecurity>0</DocSecurity>
  <Lines>95</Lines>
  <Paragraphs>26</Paragraphs>
  <ScaleCrop>false</ScaleCrop>
  <Company/>
  <LinksUpToDate>false</LinksUpToDate>
  <CharactersWithSpaces>13376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51</cp:revision>
  <cp:lastPrinted>2019-08-20T01:38:00Z</cp:lastPrinted>
  <dcterms:created xsi:type="dcterms:W3CDTF">2019-08-16T05:42:00Z</dcterms:created>
  <dcterms:modified xsi:type="dcterms:W3CDTF">2019-08-22T06:06:00Z</dcterms:modified>
</cp:coreProperties>
</file>